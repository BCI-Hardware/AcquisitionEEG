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3346" w:rsidRPr="00C1598B" w:rsidRDefault="00604131" w:rsidP="007A1877">
      <w:pPr>
        <w:spacing w:line="240" w:lineRule="auto"/>
        <w:contextualSpacing/>
        <w:jc w:val="center"/>
        <w:rPr>
          <w:rFonts w:ascii="Times New Roman" w:hAnsi="Times New Roman" w:cs="Times New Roman"/>
          <w:b/>
          <w:sz w:val="26"/>
          <w:szCs w:val="26"/>
        </w:rPr>
      </w:pPr>
      <w:proofErr w:type="spellStart"/>
      <w:r w:rsidRPr="00C1598B">
        <w:rPr>
          <w:rFonts w:ascii="Times New Roman" w:hAnsi="Times New Roman" w:cs="Times New Roman"/>
          <w:b/>
          <w:sz w:val="26"/>
          <w:szCs w:val="26"/>
        </w:rPr>
        <w:t>Fixed</w:t>
      </w:r>
      <w:proofErr w:type="spellEnd"/>
      <w:r w:rsidRPr="00C1598B">
        <w:rPr>
          <w:rFonts w:ascii="Times New Roman" w:hAnsi="Times New Roman" w:cs="Times New Roman"/>
          <w:b/>
          <w:sz w:val="26"/>
          <w:szCs w:val="26"/>
        </w:rPr>
        <w:t xml:space="preserve"> Challenge Script</w:t>
      </w:r>
    </w:p>
    <w:p w:rsidR="00E6472E" w:rsidRPr="00C1598B" w:rsidRDefault="00E6472E" w:rsidP="00B75C59">
      <w:pPr>
        <w:spacing w:line="240" w:lineRule="auto"/>
        <w:contextualSpacing/>
        <w:jc w:val="both"/>
        <w:rPr>
          <w:rFonts w:ascii="Times New Roman" w:hAnsi="Times New Roman" w:cs="Times New Roman"/>
          <w:u w:val="single"/>
        </w:rPr>
      </w:pPr>
    </w:p>
    <w:p w:rsidR="00A258BA" w:rsidRDefault="00A258BA" w:rsidP="00B75C59">
      <w:pPr>
        <w:spacing w:line="240" w:lineRule="auto"/>
        <w:contextualSpacing/>
        <w:jc w:val="both"/>
        <w:rPr>
          <w:rFonts w:ascii="Times New Roman" w:hAnsi="Times New Roman" w:cs="Times New Roman"/>
          <w:u w:val="single"/>
        </w:rPr>
      </w:pPr>
      <w:r w:rsidRPr="00C1598B">
        <w:rPr>
          <w:rFonts w:ascii="Times New Roman" w:hAnsi="Times New Roman" w:cs="Times New Roman"/>
          <w:u w:val="single"/>
        </w:rPr>
        <w:t>1) Introduction</w:t>
      </w:r>
    </w:p>
    <w:p w:rsidR="00D96132" w:rsidRPr="00C1598B" w:rsidRDefault="00D96132" w:rsidP="00B75C59">
      <w:pPr>
        <w:spacing w:line="240" w:lineRule="auto"/>
        <w:contextualSpacing/>
        <w:jc w:val="both"/>
        <w:rPr>
          <w:rFonts w:ascii="Times New Roman" w:hAnsi="Times New Roman" w:cs="Times New Roman"/>
          <w:u w:val="single"/>
        </w:rPr>
      </w:pPr>
    </w:p>
    <w:p w:rsidR="00D96132" w:rsidRPr="00C1598B" w:rsidRDefault="00D96132" w:rsidP="00B75C59">
      <w:pPr>
        <w:spacing w:line="240" w:lineRule="auto"/>
        <w:contextualSpacing/>
        <w:jc w:val="both"/>
        <w:rPr>
          <w:rFonts w:ascii="Times New Roman" w:hAnsi="Times New Roman" w:cs="Times New Roman"/>
        </w:rPr>
      </w:pPr>
      <w:r w:rsidRPr="00C1598B">
        <w:rPr>
          <w:rFonts w:ascii="Times New Roman" w:hAnsi="Times New Roman" w:cs="Times New Roman"/>
          <w:b/>
        </w:rPr>
        <w:t>Qui :</w:t>
      </w:r>
      <w:r w:rsidRPr="00C1598B">
        <w:rPr>
          <w:rFonts w:ascii="Times New Roman" w:hAnsi="Times New Roman" w:cs="Times New Roman"/>
        </w:rPr>
        <w:t xml:space="preserve"> Charles</w:t>
      </w:r>
    </w:p>
    <w:p w:rsidR="00D96132" w:rsidRPr="00C1598B" w:rsidRDefault="00D96132" w:rsidP="00B75C59">
      <w:pPr>
        <w:spacing w:line="240" w:lineRule="auto"/>
        <w:contextualSpacing/>
        <w:jc w:val="both"/>
        <w:rPr>
          <w:rFonts w:ascii="Times New Roman" w:hAnsi="Times New Roman" w:cs="Times New Roman"/>
        </w:rPr>
      </w:pPr>
      <w:r w:rsidRPr="00C1598B">
        <w:rPr>
          <w:rFonts w:ascii="Times New Roman" w:hAnsi="Times New Roman" w:cs="Times New Roman"/>
          <w:b/>
        </w:rPr>
        <w:t>Où :</w:t>
      </w:r>
      <w:r w:rsidRPr="00C1598B">
        <w:rPr>
          <w:rFonts w:ascii="Times New Roman" w:hAnsi="Times New Roman" w:cs="Times New Roman"/>
        </w:rPr>
        <w:t xml:space="preserve"> Pavil</w:t>
      </w:r>
      <w:r>
        <w:rPr>
          <w:rFonts w:ascii="Times New Roman" w:hAnsi="Times New Roman" w:cs="Times New Roman"/>
        </w:rPr>
        <w:t>l</w:t>
      </w:r>
      <w:r w:rsidRPr="00C1598B">
        <w:rPr>
          <w:rFonts w:ascii="Times New Roman" w:hAnsi="Times New Roman" w:cs="Times New Roman"/>
        </w:rPr>
        <w:t xml:space="preserve">on </w:t>
      </w:r>
      <w:proofErr w:type="spellStart"/>
      <w:r w:rsidRPr="00C1598B">
        <w:rPr>
          <w:rFonts w:ascii="Times New Roman" w:hAnsi="Times New Roman" w:cs="Times New Roman"/>
        </w:rPr>
        <w:t>Lassonde</w:t>
      </w:r>
      <w:proofErr w:type="spellEnd"/>
      <w:r w:rsidRPr="00C1598B">
        <w:rPr>
          <w:rFonts w:ascii="Times New Roman" w:hAnsi="Times New Roman" w:cs="Times New Roman"/>
        </w:rPr>
        <w:t>, biblio ou étage bleu, avec belle luminosité</w:t>
      </w:r>
    </w:p>
    <w:p w:rsidR="00D96132" w:rsidRDefault="00D96132" w:rsidP="00B75C59">
      <w:pPr>
        <w:spacing w:line="240" w:lineRule="auto"/>
        <w:contextualSpacing/>
        <w:jc w:val="both"/>
        <w:rPr>
          <w:rFonts w:ascii="Times New Roman" w:hAnsi="Times New Roman" w:cs="Times New Roman"/>
        </w:rPr>
      </w:pPr>
      <w:r w:rsidRPr="00C1598B">
        <w:rPr>
          <w:rFonts w:ascii="Times New Roman" w:hAnsi="Times New Roman" w:cs="Times New Roman"/>
          <w:b/>
        </w:rPr>
        <w:t>Points importants :</w:t>
      </w:r>
      <w:r w:rsidRPr="00C1598B">
        <w:rPr>
          <w:rFonts w:ascii="Times New Roman" w:hAnsi="Times New Roman" w:cs="Times New Roman"/>
        </w:rPr>
        <w:t xml:space="preserve"> PolyCortex, forces de l’équipe électronique et informatique, carte avec filtrage analogique pour réduire le temps de traitement des signaux numériques, etc.</w:t>
      </w:r>
    </w:p>
    <w:p w:rsidR="00D96132" w:rsidRDefault="00D96132" w:rsidP="00B75C59">
      <w:pPr>
        <w:spacing w:line="240" w:lineRule="auto"/>
        <w:contextualSpacing/>
        <w:jc w:val="both"/>
        <w:rPr>
          <w:rFonts w:ascii="Times New Roman" w:hAnsi="Times New Roman" w:cs="Times New Roman"/>
        </w:rPr>
      </w:pPr>
    </w:p>
    <w:p w:rsidR="00D96132" w:rsidRPr="000479DE" w:rsidRDefault="00D96132" w:rsidP="00B75C59">
      <w:pPr>
        <w:spacing w:line="240" w:lineRule="auto"/>
        <w:contextualSpacing/>
        <w:jc w:val="both"/>
        <w:rPr>
          <w:rFonts w:ascii="Times New Roman" w:hAnsi="Times New Roman" w:cs="Times New Roman"/>
          <w:i/>
        </w:rPr>
      </w:pPr>
      <w:r w:rsidRPr="000479DE">
        <w:rPr>
          <w:rFonts w:ascii="Times New Roman" w:hAnsi="Times New Roman" w:cs="Times New Roman"/>
          <w:i/>
        </w:rPr>
        <w:t>Charles, le narrateur. Il est debout et avance tranquillement en parlant.</w:t>
      </w:r>
    </w:p>
    <w:p w:rsidR="00D96132" w:rsidRPr="000479DE" w:rsidRDefault="00D96132" w:rsidP="00B75C59">
      <w:pPr>
        <w:pStyle w:val="PrformatHTML"/>
        <w:shd w:val="clear" w:color="auto" w:fill="FFFFFF"/>
        <w:jc w:val="both"/>
        <w:rPr>
          <w:rFonts w:ascii="Times New Roman" w:eastAsiaTheme="minorHAnsi" w:hAnsi="Times New Roman" w:cs="Times New Roman"/>
          <w:sz w:val="22"/>
          <w:szCs w:val="22"/>
          <w:lang w:eastAsia="en-US"/>
        </w:rPr>
      </w:pPr>
      <w:r w:rsidRPr="000479DE">
        <w:rPr>
          <w:rFonts w:ascii="Times New Roman" w:eastAsiaTheme="minorHAnsi" w:hAnsi="Times New Roman" w:cs="Times New Roman"/>
          <w:b/>
          <w:sz w:val="22"/>
          <w:szCs w:val="22"/>
          <w:lang w:eastAsia="en-US"/>
        </w:rPr>
        <w:t>Charles:</w:t>
      </w:r>
      <w:r w:rsidRPr="000479DE">
        <w:rPr>
          <w:rFonts w:ascii="Times New Roman" w:eastAsiaTheme="minorHAnsi" w:hAnsi="Times New Roman" w:cs="Times New Roman"/>
          <w:sz w:val="22"/>
          <w:szCs w:val="22"/>
          <w:lang w:eastAsia="en-US"/>
        </w:rPr>
        <w:t xml:space="preserve"> « </w:t>
      </w:r>
      <w:r w:rsidR="00666FC7" w:rsidRPr="000479DE">
        <w:rPr>
          <w:rFonts w:ascii="Times New Roman" w:eastAsiaTheme="minorHAnsi" w:hAnsi="Times New Roman" w:cs="Times New Roman"/>
          <w:sz w:val="22"/>
          <w:szCs w:val="22"/>
          <w:lang w:eastAsia="en-US"/>
        </w:rPr>
        <w:t>Ici</w:t>
      </w:r>
      <w:r w:rsidRPr="000479DE">
        <w:rPr>
          <w:rFonts w:ascii="Times New Roman" w:eastAsiaTheme="minorHAnsi" w:hAnsi="Times New Roman" w:cs="Times New Roman"/>
          <w:sz w:val="22"/>
          <w:szCs w:val="22"/>
          <w:lang w:eastAsia="en-US"/>
        </w:rPr>
        <w:t xml:space="preserve"> Charles Bélanger </w:t>
      </w:r>
      <w:proofErr w:type="spellStart"/>
      <w:r w:rsidRPr="000479DE">
        <w:rPr>
          <w:rFonts w:ascii="Times New Roman" w:eastAsiaTheme="minorHAnsi" w:hAnsi="Times New Roman" w:cs="Times New Roman"/>
          <w:sz w:val="22"/>
          <w:szCs w:val="22"/>
          <w:lang w:eastAsia="en-US"/>
        </w:rPr>
        <w:t>Nzakimuena</w:t>
      </w:r>
      <w:proofErr w:type="spellEnd"/>
      <w:r w:rsidRPr="000479DE">
        <w:rPr>
          <w:rFonts w:ascii="Times New Roman" w:eastAsiaTheme="minorHAnsi" w:hAnsi="Times New Roman" w:cs="Times New Roman"/>
          <w:sz w:val="22"/>
          <w:szCs w:val="22"/>
          <w:lang w:eastAsia="en-US"/>
        </w:rPr>
        <w:t xml:space="preserve">, </w:t>
      </w:r>
      <w:r w:rsidR="00666FC7" w:rsidRPr="000479DE">
        <w:rPr>
          <w:rFonts w:ascii="Times New Roman" w:eastAsiaTheme="minorHAnsi" w:hAnsi="Times New Roman" w:cs="Times New Roman"/>
          <w:sz w:val="22"/>
          <w:szCs w:val="22"/>
          <w:lang w:eastAsia="en-US"/>
        </w:rPr>
        <w:t>directeu</w:t>
      </w:r>
      <w:r w:rsidRPr="000479DE">
        <w:rPr>
          <w:rFonts w:ascii="Times New Roman" w:eastAsiaTheme="minorHAnsi" w:hAnsi="Times New Roman" w:cs="Times New Roman"/>
          <w:sz w:val="22"/>
          <w:szCs w:val="22"/>
          <w:lang w:eastAsia="en-US"/>
        </w:rPr>
        <w:t xml:space="preserve">r </w:t>
      </w:r>
      <w:r w:rsidR="00666FC7" w:rsidRPr="000479DE">
        <w:rPr>
          <w:rFonts w:ascii="Times New Roman" w:eastAsiaTheme="minorHAnsi" w:hAnsi="Times New Roman" w:cs="Times New Roman"/>
          <w:sz w:val="22"/>
          <w:szCs w:val="22"/>
          <w:lang w:eastAsia="en-US"/>
        </w:rPr>
        <w:t>des</w:t>
      </w:r>
      <w:r w:rsidRPr="000479DE">
        <w:rPr>
          <w:rFonts w:ascii="Times New Roman" w:eastAsiaTheme="minorHAnsi" w:hAnsi="Times New Roman" w:cs="Times New Roman"/>
          <w:sz w:val="22"/>
          <w:szCs w:val="22"/>
          <w:lang w:eastAsia="en-US"/>
        </w:rPr>
        <w:t xml:space="preserve"> communications</w:t>
      </w:r>
      <w:r w:rsidR="00666FC7" w:rsidRPr="000479DE">
        <w:rPr>
          <w:rFonts w:ascii="Times New Roman" w:eastAsiaTheme="minorHAnsi" w:hAnsi="Times New Roman" w:cs="Times New Roman"/>
          <w:sz w:val="22"/>
          <w:szCs w:val="22"/>
          <w:lang w:eastAsia="en-US"/>
        </w:rPr>
        <w:t xml:space="preserve"> à </w:t>
      </w:r>
      <w:proofErr w:type="spellStart"/>
      <w:r w:rsidR="00FB05B3" w:rsidRPr="000479DE">
        <w:rPr>
          <w:rFonts w:ascii="Times New Roman" w:eastAsiaTheme="minorHAnsi" w:hAnsi="Times New Roman" w:cs="Times New Roman"/>
          <w:sz w:val="22"/>
          <w:szCs w:val="22"/>
          <w:lang w:eastAsia="en-US"/>
        </w:rPr>
        <w:t>Polycortex</w:t>
      </w:r>
      <w:proofErr w:type="spellEnd"/>
      <w:r w:rsidR="00FB05B3" w:rsidRPr="000479DE">
        <w:rPr>
          <w:rFonts w:ascii="Times New Roman" w:eastAsiaTheme="minorHAnsi" w:hAnsi="Times New Roman" w:cs="Times New Roman"/>
          <w:sz w:val="22"/>
          <w:szCs w:val="22"/>
          <w:lang w:eastAsia="en-US"/>
        </w:rPr>
        <w:t xml:space="preserve">. </w:t>
      </w:r>
      <w:proofErr w:type="spellStart"/>
      <w:r w:rsidR="00FB05B3" w:rsidRPr="000479DE">
        <w:rPr>
          <w:rFonts w:ascii="Times New Roman" w:eastAsiaTheme="minorHAnsi" w:hAnsi="Times New Roman" w:cs="Times New Roman"/>
          <w:sz w:val="22"/>
          <w:szCs w:val="22"/>
          <w:lang w:eastAsia="en-US"/>
        </w:rPr>
        <w:t>Welcome</w:t>
      </w:r>
      <w:proofErr w:type="spellEnd"/>
      <w:r w:rsidR="00FB05B3" w:rsidRPr="000479DE">
        <w:rPr>
          <w:rFonts w:ascii="Times New Roman" w:eastAsiaTheme="minorHAnsi" w:hAnsi="Times New Roman" w:cs="Times New Roman"/>
          <w:sz w:val="22"/>
          <w:szCs w:val="22"/>
          <w:lang w:eastAsia="en-US"/>
        </w:rPr>
        <w:t xml:space="preserve"> to</w:t>
      </w:r>
      <w:r w:rsidRPr="000479DE">
        <w:rPr>
          <w:rFonts w:ascii="Times New Roman" w:eastAsiaTheme="minorHAnsi" w:hAnsi="Times New Roman" w:cs="Times New Roman"/>
          <w:sz w:val="22"/>
          <w:szCs w:val="22"/>
          <w:lang w:eastAsia="en-US"/>
        </w:rPr>
        <w:t xml:space="preserve"> </w:t>
      </w:r>
      <w:proofErr w:type="spellStart"/>
      <w:r w:rsidRPr="000479DE">
        <w:rPr>
          <w:rFonts w:ascii="Times New Roman" w:eastAsiaTheme="minorHAnsi" w:hAnsi="Times New Roman" w:cs="Times New Roman"/>
          <w:sz w:val="22"/>
          <w:szCs w:val="22"/>
          <w:lang w:eastAsia="en-US"/>
        </w:rPr>
        <w:t>our</w:t>
      </w:r>
      <w:proofErr w:type="spellEnd"/>
      <w:r w:rsidRPr="000479DE">
        <w:rPr>
          <w:rFonts w:ascii="Times New Roman" w:eastAsiaTheme="minorHAnsi" w:hAnsi="Times New Roman" w:cs="Times New Roman"/>
          <w:sz w:val="22"/>
          <w:szCs w:val="22"/>
          <w:lang w:eastAsia="en-US"/>
        </w:rPr>
        <w:t xml:space="preserve"> </w:t>
      </w:r>
      <w:proofErr w:type="spellStart"/>
      <w:r w:rsidR="0021399A" w:rsidRPr="000479DE">
        <w:rPr>
          <w:rFonts w:ascii="Times New Roman" w:eastAsiaTheme="minorHAnsi" w:hAnsi="Times New Roman" w:cs="Times New Roman"/>
          <w:sz w:val="22"/>
          <w:szCs w:val="22"/>
          <w:lang w:eastAsia="en-US"/>
        </w:rPr>
        <w:t>neurotechnology</w:t>
      </w:r>
      <w:proofErr w:type="spellEnd"/>
      <w:r w:rsidR="0021399A" w:rsidRPr="000479DE">
        <w:rPr>
          <w:rFonts w:ascii="Times New Roman" w:eastAsiaTheme="minorHAnsi" w:hAnsi="Times New Roman" w:cs="Times New Roman"/>
          <w:sz w:val="22"/>
          <w:szCs w:val="22"/>
          <w:lang w:eastAsia="en-US"/>
        </w:rPr>
        <w:t xml:space="preserve"> society. »</w:t>
      </w:r>
    </w:p>
    <w:p w:rsidR="0021399A" w:rsidRPr="000479DE" w:rsidRDefault="0021399A" w:rsidP="00B75C59">
      <w:pPr>
        <w:pStyle w:val="PrformatHTML"/>
        <w:shd w:val="clear" w:color="auto" w:fill="FFFFFF"/>
        <w:jc w:val="both"/>
        <w:rPr>
          <w:rFonts w:ascii="Times New Roman" w:eastAsiaTheme="minorHAnsi" w:hAnsi="Times New Roman" w:cs="Times New Roman"/>
          <w:sz w:val="22"/>
          <w:szCs w:val="22"/>
          <w:lang w:eastAsia="en-US"/>
        </w:rPr>
      </w:pPr>
    </w:p>
    <w:p w:rsidR="0021399A" w:rsidRPr="004262ED" w:rsidRDefault="0021399A" w:rsidP="00B75C59">
      <w:pPr>
        <w:pStyle w:val="PrformatHTML"/>
        <w:shd w:val="clear" w:color="auto" w:fill="FFFFFF"/>
        <w:jc w:val="both"/>
        <w:rPr>
          <w:rFonts w:ascii="Times New Roman" w:eastAsiaTheme="minorHAnsi" w:hAnsi="Times New Roman" w:cs="Times New Roman"/>
          <w:sz w:val="22"/>
          <w:szCs w:val="22"/>
          <w:lang w:eastAsia="en-US"/>
        </w:rPr>
      </w:pPr>
      <w:r w:rsidRPr="000479DE">
        <w:rPr>
          <w:rFonts w:ascii="Times New Roman" w:eastAsiaTheme="minorHAnsi" w:hAnsi="Times New Roman" w:cs="Times New Roman"/>
          <w:i/>
          <w:sz w:val="22"/>
          <w:szCs w:val="22"/>
          <w:lang w:eastAsia="en-US"/>
        </w:rPr>
        <w:t xml:space="preserve">Petite intro </w:t>
      </w:r>
      <w:r w:rsidR="00511CCC" w:rsidRPr="000479DE">
        <w:rPr>
          <w:rFonts w:ascii="Times New Roman" w:eastAsiaTheme="minorHAnsi" w:hAnsi="Times New Roman" w:cs="Times New Roman"/>
          <w:i/>
          <w:sz w:val="22"/>
          <w:szCs w:val="22"/>
          <w:lang w:eastAsia="en-US"/>
        </w:rPr>
        <w:t xml:space="preserve">musicale </w:t>
      </w:r>
      <w:r w:rsidRPr="000479DE">
        <w:rPr>
          <w:rFonts w:ascii="Times New Roman" w:eastAsiaTheme="minorHAnsi" w:hAnsi="Times New Roman" w:cs="Times New Roman"/>
          <w:i/>
          <w:sz w:val="22"/>
          <w:szCs w:val="22"/>
          <w:lang w:eastAsia="en-US"/>
        </w:rPr>
        <w:t>avec la présentation du logo</w:t>
      </w:r>
      <w:r w:rsidR="00710E88" w:rsidRPr="000479DE">
        <w:rPr>
          <w:rFonts w:ascii="Times New Roman" w:eastAsiaTheme="minorHAnsi" w:hAnsi="Times New Roman" w:cs="Times New Roman"/>
          <w:i/>
          <w:sz w:val="22"/>
          <w:szCs w:val="22"/>
          <w:lang w:eastAsia="en-US"/>
        </w:rPr>
        <w:t xml:space="preserve"> de PolyCortex</w:t>
      </w:r>
      <w:r w:rsidRPr="000479DE">
        <w:rPr>
          <w:rFonts w:ascii="Times New Roman" w:eastAsiaTheme="minorHAnsi" w:hAnsi="Times New Roman" w:cs="Times New Roman"/>
          <w:i/>
          <w:sz w:val="22"/>
          <w:szCs w:val="22"/>
          <w:lang w:eastAsia="en-US"/>
        </w:rPr>
        <w:t xml:space="preserve">. </w:t>
      </w:r>
      <w:r w:rsidRPr="004262ED">
        <w:rPr>
          <w:rFonts w:ascii="Times New Roman" w:hAnsi="Times New Roman" w:cs="Times New Roman"/>
          <w:i/>
        </w:rPr>
        <w:t>Retour à Charles.</w:t>
      </w:r>
    </w:p>
    <w:p w:rsidR="00E6472E" w:rsidRPr="004262ED" w:rsidRDefault="00E6472E" w:rsidP="00B75C59">
      <w:pPr>
        <w:spacing w:line="240" w:lineRule="auto"/>
        <w:contextualSpacing/>
        <w:jc w:val="both"/>
        <w:rPr>
          <w:rFonts w:ascii="Times New Roman" w:hAnsi="Times New Roman" w:cs="Times New Roman"/>
        </w:rPr>
      </w:pPr>
    </w:p>
    <w:p w:rsidR="00A258BA" w:rsidRPr="00417AE6" w:rsidRDefault="00511CCC" w:rsidP="00B75C59">
      <w:pPr>
        <w:spacing w:line="240" w:lineRule="auto"/>
        <w:contextualSpacing/>
        <w:jc w:val="both"/>
        <w:rPr>
          <w:rFonts w:ascii="Times New Roman" w:hAnsi="Times New Roman" w:cs="Times New Roman"/>
          <w:i/>
          <w:lang w:val="en-US"/>
        </w:rPr>
      </w:pPr>
      <w:r w:rsidRPr="00417AE6">
        <w:rPr>
          <w:rFonts w:ascii="Times New Roman" w:hAnsi="Times New Roman" w:cs="Times New Roman"/>
          <w:i/>
          <w:lang w:val="en-US"/>
        </w:rPr>
        <w:t>(</w:t>
      </w:r>
      <w:proofErr w:type="spellStart"/>
      <w:r w:rsidR="00A258BA" w:rsidRPr="00417AE6">
        <w:rPr>
          <w:rFonts w:ascii="Times New Roman" w:hAnsi="Times New Roman" w:cs="Times New Roman"/>
          <w:i/>
          <w:lang w:val="en-US"/>
        </w:rPr>
        <w:t>Présentation</w:t>
      </w:r>
      <w:proofErr w:type="spellEnd"/>
      <w:r w:rsidR="00A258BA" w:rsidRPr="00417AE6">
        <w:rPr>
          <w:rFonts w:ascii="Times New Roman" w:hAnsi="Times New Roman" w:cs="Times New Roman"/>
          <w:i/>
          <w:lang w:val="en-US"/>
        </w:rPr>
        <w:t xml:space="preserve"> de </w:t>
      </w:r>
      <w:proofErr w:type="spellStart"/>
      <w:r w:rsidR="00A258BA" w:rsidRPr="00417AE6">
        <w:rPr>
          <w:rFonts w:ascii="Times New Roman" w:hAnsi="Times New Roman" w:cs="Times New Roman"/>
          <w:i/>
          <w:lang w:val="en-US"/>
        </w:rPr>
        <w:t>l’équipe</w:t>
      </w:r>
      <w:proofErr w:type="spellEnd"/>
      <w:r w:rsidRPr="00417AE6">
        <w:rPr>
          <w:rFonts w:ascii="Times New Roman" w:hAnsi="Times New Roman" w:cs="Times New Roman"/>
          <w:i/>
          <w:lang w:val="en-US"/>
        </w:rPr>
        <w:t>)</w:t>
      </w:r>
    </w:p>
    <w:p w:rsidR="001A663B" w:rsidRPr="00417AE6" w:rsidRDefault="00D96132" w:rsidP="00B75C59">
      <w:pPr>
        <w:spacing w:line="240" w:lineRule="auto"/>
        <w:contextualSpacing/>
        <w:jc w:val="both"/>
        <w:rPr>
          <w:rFonts w:ascii="Times New Roman" w:hAnsi="Times New Roman" w:cs="Times New Roman"/>
          <w:lang w:val="en-US"/>
        </w:rPr>
      </w:pPr>
      <w:r w:rsidRPr="00417AE6">
        <w:rPr>
          <w:rFonts w:ascii="Times New Roman" w:hAnsi="Times New Roman" w:cs="Times New Roman"/>
          <w:b/>
          <w:lang w:val="en-US"/>
        </w:rPr>
        <w:t>Charles:</w:t>
      </w:r>
      <w:r w:rsidRPr="00417AE6">
        <w:rPr>
          <w:rFonts w:ascii="Times New Roman" w:hAnsi="Times New Roman" w:cs="Times New Roman"/>
          <w:lang w:val="en-US"/>
        </w:rPr>
        <w:t xml:space="preserve"> « </w:t>
      </w:r>
      <w:r w:rsidR="00AE78CC" w:rsidRPr="00417AE6">
        <w:rPr>
          <w:rFonts w:ascii="Times New Roman" w:hAnsi="Times New Roman" w:cs="Times New Roman"/>
          <w:lang w:val="en-US"/>
        </w:rPr>
        <w:t>PolyCortex</w:t>
      </w:r>
      <w:r w:rsidR="001A663B" w:rsidRPr="00417AE6">
        <w:rPr>
          <w:rFonts w:ascii="Times New Roman" w:hAnsi="Times New Roman" w:cs="Times New Roman"/>
          <w:lang w:val="en-US"/>
        </w:rPr>
        <w:t xml:space="preserve"> was founded </w:t>
      </w:r>
      <w:r w:rsidR="00B73BE9" w:rsidRPr="00417AE6">
        <w:rPr>
          <w:rFonts w:ascii="Times New Roman" w:hAnsi="Times New Roman" w:cs="Times New Roman"/>
          <w:lang w:val="en-US"/>
        </w:rPr>
        <w:t>two years ago and</w:t>
      </w:r>
      <w:r w:rsidR="00AE78CC" w:rsidRPr="00417AE6">
        <w:rPr>
          <w:rFonts w:ascii="Times New Roman" w:hAnsi="Times New Roman" w:cs="Times New Roman"/>
          <w:lang w:val="en-US"/>
        </w:rPr>
        <w:t xml:space="preserve"> now brings together over thirty </w:t>
      </w:r>
      <w:proofErr w:type="spellStart"/>
      <w:r w:rsidR="00AE78CC" w:rsidRPr="00417AE6">
        <w:rPr>
          <w:rFonts w:ascii="Times New Roman" w:hAnsi="Times New Roman" w:cs="Times New Roman"/>
          <w:lang w:val="en-US"/>
        </w:rPr>
        <w:t>neurotechnology</w:t>
      </w:r>
      <w:proofErr w:type="spellEnd"/>
      <w:r w:rsidR="00AE78CC" w:rsidRPr="00417AE6">
        <w:rPr>
          <w:rFonts w:ascii="Times New Roman" w:hAnsi="Times New Roman" w:cs="Times New Roman"/>
          <w:lang w:val="en-US"/>
        </w:rPr>
        <w:t xml:space="preserve"> enthusiasts studying engineering at </w:t>
      </w:r>
      <w:proofErr w:type="spellStart"/>
      <w:r w:rsidR="00AE78CC" w:rsidRPr="00417AE6">
        <w:rPr>
          <w:rFonts w:ascii="Times New Roman" w:hAnsi="Times New Roman" w:cs="Times New Roman"/>
          <w:lang w:val="en-US"/>
        </w:rPr>
        <w:t>Polytechni</w:t>
      </w:r>
      <w:r w:rsidRPr="00417AE6">
        <w:rPr>
          <w:rFonts w:ascii="Times New Roman" w:hAnsi="Times New Roman" w:cs="Times New Roman"/>
          <w:lang w:val="en-US"/>
        </w:rPr>
        <w:t>que</w:t>
      </w:r>
      <w:proofErr w:type="spellEnd"/>
      <w:r w:rsidR="00AE78CC" w:rsidRPr="00417AE6">
        <w:rPr>
          <w:rFonts w:ascii="Times New Roman" w:hAnsi="Times New Roman" w:cs="Times New Roman"/>
          <w:lang w:val="en-US"/>
        </w:rPr>
        <w:t xml:space="preserve"> Montreal.</w:t>
      </w:r>
      <w:r w:rsidR="0085153D" w:rsidRPr="00417AE6">
        <w:rPr>
          <w:rFonts w:ascii="Times New Roman" w:hAnsi="Times New Roman" w:cs="Times New Roman"/>
          <w:lang w:val="en-US"/>
        </w:rPr>
        <w:t xml:space="preserve">  </w:t>
      </w:r>
      <w:r w:rsidR="00B96620" w:rsidRPr="00417AE6">
        <w:rPr>
          <w:rFonts w:ascii="Times New Roman" w:hAnsi="Times New Roman" w:cs="Times New Roman"/>
          <w:lang w:val="en-US"/>
        </w:rPr>
        <w:t>As a student group</w:t>
      </w:r>
      <w:r w:rsidR="00414FC7" w:rsidRPr="00417AE6">
        <w:rPr>
          <w:rFonts w:ascii="Times New Roman" w:hAnsi="Times New Roman" w:cs="Times New Roman"/>
          <w:lang w:val="en-US"/>
        </w:rPr>
        <w:t>,</w:t>
      </w:r>
      <w:r w:rsidR="00B96620" w:rsidRPr="00417AE6">
        <w:rPr>
          <w:rFonts w:ascii="Times New Roman" w:hAnsi="Times New Roman" w:cs="Times New Roman"/>
          <w:lang w:val="en-US"/>
        </w:rPr>
        <w:t xml:space="preserve"> we combine our knowledge and creativity</w:t>
      </w:r>
      <w:r w:rsidR="00414FC7" w:rsidRPr="00417AE6">
        <w:rPr>
          <w:rFonts w:ascii="Times New Roman" w:hAnsi="Times New Roman" w:cs="Times New Roman"/>
          <w:lang w:val="en-US"/>
        </w:rPr>
        <w:t xml:space="preserve"> and pursue activities that involve the acquisition, processing and analysis of signals from the brain in order to develop tangible and practical applications.  </w:t>
      </w:r>
      <w:r w:rsidR="00AE78CC" w:rsidRPr="00417AE6">
        <w:rPr>
          <w:rFonts w:ascii="Times New Roman" w:hAnsi="Times New Roman" w:cs="Times New Roman"/>
          <w:lang w:val="en-US"/>
        </w:rPr>
        <w:t>Our interdisciplinary teams are organized in</w:t>
      </w:r>
      <w:r w:rsidR="0085153D" w:rsidRPr="00417AE6">
        <w:rPr>
          <w:rFonts w:ascii="Times New Roman" w:hAnsi="Times New Roman" w:cs="Times New Roman"/>
          <w:lang w:val="en-US"/>
        </w:rPr>
        <w:t>to</w:t>
      </w:r>
      <w:r w:rsidR="00AE78CC" w:rsidRPr="00417AE6">
        <w:rPr>
          <w:rFonts w:ascii="Times New Roman" w:hAnsi="Times New Roman" w:cs="Times New Roman"/>
          <w:lang w:val="en-US"/>
        </w:rPr>
        <w:t xml:space="preserve"> three </w:t>
      </w:r>
      <w:r w:rsidR="0085153D" w:rsidRPr="00417AE6">
        <w:rPr>
          <w:rFonts w:ascii="Times New Roman" w:hAnsi="Times New Roman" w:cs="Times New Roman"/>
          <w:lang w:val="en-US"/>
        </w:rPr>
        <w:t>areas of expertise</w:t>
      </w:r>
      <w:r w:rsidR="008A3468" w:rsidRPr="00417AE6">
        <w:rPr>
          <w:rFonts w:ascii="Times New Roman" w:hAnsi="Times New Roman" w:cs="Times New Roman"/>
          <w:lang w:val="en-US"/>
        </w:rPr>
        <w:t xml:space="preserve"> </w:t>
      </w:r>
      <w:r w:rsidR="00B73BE9" w:rsidRPr="00417AE6">
        <w:rPr>
          <w:rFonts w:ascii="Times New Roman" w:hAnsi="Times New Roman" w:cs="Times New Roman"/>
          <w:lang w:val="en-US"/>
        </w:rPr>
        <w:t>which consist of</w:t>
      </w:r>
      <w:r w:rsidR="008A3468" w:rsidRPr="00417AE6">
        <w:rPr>
          <w:rFonts w:ascii="Times New Roman" w:hAnsi="Times New Roman" w:cs="Times New Roman"/>
          <w:lang w:val="en-US"/>
        </w:rPr>
        <w:t xml:space="preserve"> design, computer and electronics engineering. </w:t>
      </w:r>
      <w:r w:rsidRPr="00417AE6">
        <w:rPr>
          <w:rFonts w:ascii="Times New Roman" w:hAnsi="Times New Roman" w:cs="Times New Roman"/>
          <w:lang w:val="en-US"/>
        </w:rPr>
        <w:t>»</w:t>
      </w:r>
      <w:r w:rsidR="00AE78CC" w:rsidRPr="00417AE6">
        <w:rPr>
          <w:rFonts w:ascii="Times New Roman" w:hAnsi="Times New Roman" w:cs="Times New Roman"/>
          <w:lang w:val="en-US"/>
        </w:rPr>
        <w:t xml:space="preserve">  </w:t>
      </w:r>
    </w:p>
    <w:p w:rsidR="00E6472E" w:rsidRPr="00417AE6" w:rsidRDefault="00E6472E" w:rsidP="00B75C59">
      <w:pPr>
        <w:spacing w:line="240" w:lineRule="auto"/>
        <w:contextualSpacing/>
        <w:jc w:val="both"/>
        <w:rPr>
          <w:rFonts w:ascii="Times New Roman" w:hAnsi="Times New Roman" w:cs="Times New Roman"/>
          <w:lang w:val="en-US"/>
        </w:rPr>
      </w:pPr>
    </w:p>
    <w:p w:rsidR="00A258BA" w:rsidRPr="00417AE6" w:rsidRDefault="00511CCC" w:rsidP="00B75C59">
      <w:pPr>
        <w:spacing w:line="240" w:lineRule="auto"/>
        <w:contextualSpacing/>
        <w:jc w:val="both"/>
        <w:rPr>
          <w:rFonts w:ascii="Times New Roman" w:hAnsi="Times New Roman" w:cs="Times New Roman"/>
          <w:i/>
          <w:lang w:val="en-US"/>
        </w:rPr>
      </w:pPr>
      <w:r w:rsidRPr="00417AE6">
        <w:rPr>
          <w:rFonts w:ascii="Times New Roman" w:hAnsi="Times New Roman" w:cs="Times New Roman"/>
          <w:i/>
          <w:lang w:val="en-US"/>
        </w:rPr>
        <w:t>(</w:t>
      </w:r>
      <w:proofErr w:type="spellStart"/>
      <w:r w:rsidR="00A258BA" w:rsidRPr="00417AE6">
        <w:rPr>
          <w:rFonts w:ascii="Times New Roman" w:hAnsi="Times New Roman" w:cs="Times New Roman"/>
          <w:i/>
          <w:lang w:val="en-US"/>
        </w:rPr>
        <w:t>Présentation</w:t>
      </w:r>
      <w:proofErr w:type="spellEnd"/>
      <w:r w:rsidR="00A258BA" w:rsidRPr="00417AE6">
        <w:rPr>
          <w:rFonts w:ascii="Times New Roman" w:hAnsi="Times New Roman" w:cs="Times New Roman"/>
          <w:i/>
          <w:lang w:val="en-US"/>
        </w:rPr>
        <w:t xml:space="preserve"> du </w:t>
      </w:r>
      <w:proofErr w:type="spellStart"/>
      <w:r w:rsidR="00A258BA" w:rsidRPr="00417AE6">
        <w:rPr>
          <w:rFonts w:ascii="Times New Roman" w:hAnsi="Times New Roman" w:cs="Times New Roman"/>
          <w:i/>
          <w:lang w:val="en-US"/>
        </w:rPr>
        <w:t>projet</w:t>
      </w:r>
      <w:proofErr w:type="spellEnd"/>
      <w:r w:rsidRPr="00417AE6">
        <w:rPr>
          <w:rFonts w:ascii="Times New Roman" w:hAnsi="Times New Roman" w:cs="Times New Roman"/>
          <w:i/>
          <w:lang w:val="en-US"/>
        </w:rPr>
        <w:t>)</w:t>
      </w:r>
    </w:p>
    <w:p w:rsidR="00A9574F" w:rsidRDefault="00D96132" w:rsidP="00B75C59">
      <w:pPr>
        <w:spacing w:line="240" w:lineRule="auto"/>
        <w:contextualSpacing/>
        <w:jc w:val="both"/>
        <w:rPr>
          <w:rFonts w:ascii="Times New Roman" w:hAnsi="Times New Roman" w:cs="Times New Roman"/>
          <w:lang w:val="en-CA"/>
        </w:rPr>
      </w:pPr>
      <w:r w:rsidRPr="00417AE6">
        <w:rPr>
          <w:rFonts w:ascii="Times New Roman" w:hAnsi="Times New Roman" w:cs="Times New Roman"/>
          <w:b/>
          <w:lang w:val="en-US"/>
        </w:rPr>
        <w:t>Charles:</w:t>
      </w:r>
      <w:r w:rsidRPr="00417AE6">
        <w:rPr>
          <w:rFonts w:ascii="Times New Roman" w:hAnsi="Times New Roman" w:cs="Times New Roman"/>
          <w:lang w:val="en-US"/>
        </w:rPr>
        <w:t xml:space="preserve"> « </w:t>
      </w:r>
      <w:r w:rsidR="003E4019" w:rsidRPr="00417AE6">
        <w:rPr>
          <w:rFonts w:ascii="Times New Roman" w:hAnsi="Times New Roman" w:cs="Times New Roman"/>
          <w:lang w:val="en-CA"/>
        </w:rPr>
        <w:t>Our submission to the Ne</w:t>
      </w:r>
      <w:r w:rsidR="00710E88" w:rsidRPr="00417AE6">
        <w:rPr>
          <w:rFonts w:ascii="Times New Roman" w:hAnsi="Times New Roman" w:cs="Times New Roman"/>
          <w:lang w:val="en-CA"/>
        </w:rPr>
        <w:t>u</w:t>
      </w:r>
      <w:r w:rsidR="003E4019" w:rsidRPr="00417AE6">
        <w:rPr>
          <w:rFonts w:ascii="Times New Roman" w:hAnsi="Times New Roman" w:cs="Times New Roman"/>
          <w:lang w:val="en-CA"/>
        </w:rPr>
        <w:t xml:space="preserve">roTechX 2018 fixed challenge aimed at meeting all of the </w:t>
      </w:r>
      <w:r w:rsidR="00414FC7" w:rsidRPr="00417AE6">
        <w:rPr>
          <w:rFonts w:ascii="Times New Roman" w:hAnsi="Times New Roman" w:cs="Times New Roman"/>
          <w:lang w:val="en-CA"/>
        </w:rPr>
        <w:t xml:space="preserve">competition </w:t>
      </w:r>
      <w:r w:rsidR="003E4019" w:rsidRPr="00417AE6">
        <w:rPr>
          <w:rFonts w:ascii="Times New Roman" w:hAnsi="Times New Roman" w:cs="Times New Roman"/>
          <w:lang w:val="en-CA"/>
        </w:rPr>
        <w:t>requirements, and exceeding expectations wherever opportunity</w:t>
      </w:r>
      <w:r w:rsidR="00414FC7" w:rsidRPr="00417AE6">
        <w:rPr>
          <w:rFonts w:ascii="Times New Roman" w:hAnsi="Times New Roman" w:cs="Times New Roman"/>
          <w:lang w:val="en-CA"/>
        </w:rPr>
        <w:t xml:space="preserve"> arose.  </w:t>
      </w:r>
      <w:r w:rsidR="0049306E" w:rsidRPr="00417AE6">
        <w:rPr>
          <w:rFonts w:ascii="Times New Roman" w:hAnsi="Times New Roman" w:cs="Times New Roman"/>
          <w:lang w:val="en-CA"/>
        </w:rPr>
        <w:t>I</w:t>
      </w:r>
      <w:r w:rsidR="00071227" w:rsidRPr="00417AE6">
        <w:rPr>
          <w:rFonts w:ascii="Times New Roman" w:hAnsi="Times New Roman" w:cs="Times New Roman"/>
          <w:lang w:val="en-CA"/>
        </w:rPr>
        <w:t>nspired by</w:t>
      </w:r>
      <w:r w:rsidR="0049306E" w:rsidRPr="00417AE6">
        <w:rPr>
          <w:rFonts w:ascii="Times New Roman" w:hAnsi="Times New Roman" w:cs="Times New Roman"/>
          <w:lang w:val="en-CA"/>
        </w:rPr>
        <w:t xml:space="preserve"> available open source </w:t>
      </w:r>
      <w:r w:rsidR="00940B8A" w:rsidRPr="00417AE6">
        <w:rPr>
          <w:rFonts w:ascii="Times New Roman" w:hAnsi="Times New Roman" w:cs="Times New Roman"/>
          <w:lang w:val="en-CA"/>
        </w:rPr>
        <w:t>projects</w:t>
      </w:r>
      <w:r w:rsidR="0049306E" w:rsidRPr="00417AE6">
        <w:rPr>
          <w:rFonts w:ascii="Times New Roman" w:hAnsi="Times New Roman" w:cs="Times New Roman"/>
          <w:lang w:val="en-CA"/>
        </w:rPr>
        <w:t xml:space="preserve"> and l</w:t>
      </w:r>
      <w:r w:rsidR="00A9574F" w:rsidRPr="00417AE6">
        <w:rPr>
          <w:rFonts w:ascii="Times New Roman" w:hAnsi="Times New Roman" w:cs="Times New Roman"/>
          <w:lang w:val="en-CA"/>
        </w:rPr>
        <w:t>everaging software provided by our sponsor</w:t>
      </w:r>
      <w:r w:rsidR="0049306E" w:rsidRPr="00417AE6">
        <w:rPr>
          <w:rFonts w:ascii="Times New Roman" w:hAnsi="Times New Roman" w:cs="Times New Roman"/>
          <w:lang w:val="en-CA"/>
        </w:rPr>
        <w:t>s</w:t>
      </w:r>
      <w:r w:rsidR="00A9574F" w:rsidRPr="00417AE6">
        <w:rPr>
          <w:rFonts w:ascii="Times New Roman" w:hAnsi="Times New Roman" w:cs="Times New Roman"/>
          <w:lang w:val="en-CA"/>
        </w:rPr>
        <w:t xml:space="preserve">, we designed </w:t>
      </w:r>
      <w:r w:rsidR="00940B8A" w:rsidRPr="00417AE6">
        <w:rPr>
          <w:rFonts w:ascii="Times New Roman" w:hAnsi="Times New Roman" w:cs="Times New Roman"/>
          <w:lang w:val="en-CA"/>
        </w:rPr>
        <w:t>a</w:t>
      </w:r>
      <w:r w:rsidR="00A9574F" w:rsidRPr="00417AE6">
        <w:rPr>
          <w:rFonts w:ascii="Times New Roman" w:hAnsi="Times New Roman" w:cs="Times New Roman"/>
          <w:lang w:val="en-CA"/>
        </w:rPr>
        <w:t xml:space="preserve"> </w:t>
      </w:r>
      <w:r w:rsidR="00C1598B" w:rsidRPr="00417AE6">
        <w:rPr>
          <w:rFonts w:ascii="Times New Roman" w:hAnsi="Times New Roman" w:cs="Times New Roman"/>
          <w:lang w:val="en-CA"/>
        </w:rPr>
        <w:t>printed circuit board (PCB)</w:t>
      </w:r>
      <w:r w:rsidR="00FB05B3" w:rsidRPr="00417AE6">
        <w:rPr>
          <w:rFonts w:ascii="Times New Roman" w:hAnsi="Times New Roman" w:cs="Times New Roman"/>
          <w:lang w:val="en-CA"/>
        </w:rPr>
        <w:t xml:space="preserve"> </w:t>
      </w:r>
      <w:r w:rsidR="0049306E" w:rsidRPr="00417AE6">
        <w:rPr>
          <w:rFonts w:ascii="Times New Roman" w:hAnsi="Times New Roman" w:cs="Times New Roman"/>
          <w:lang w:val="en-CA"/>
        </w:rPr>
        <w:t>featuring</w:t>
      </w:r>
      <w:r w:rsidR="000479DE" w:rsidRPr="000479DE">
        <w:rPr>
          <w:rFonts w:ascii="Times New Roman" w:hAnsi="Times New Roman" w:cs="Times New Roman"/>
          <w:lang w:val="en-CA"/>
        </w:rPr>
        <w:t xml:space="preserve"> </w:t>
      </w:r>
      <w:r w:rsidR="000479DE" w:rsidRPr="00417AE6">
        <w:rPr>
          <w:rFonts w:ascii="Times New Roman" w:hAnsi="Times New Roman" w:cs="Times New Roman"/>
          <w:lang w:val="en-CA"/>
        </w:rPr>
        <w:t>surface-mounted technology and</w:t>
      </w:r>
      <w:r w:rsidR="0049306E" w:rsidRPr="00417AE6">
        <w:rPr>
          <w:rFonts w:ascii="Times New Roman" w:hAnsi="Times New Roman" w:cs="Times New Roman"/>
          <w:lang w:val="en-CA"/>
        </w:rPr>
        <w:t xml:space="preserve"> four channels for </w:t>
      </w:r>
      <w:proofErr w:type="spellStart"/>
      <w:r w:rsidR="0049306E" w:rsidRPr="00417AE6">
        <w:rPr>
          <w:rFonts w:ascii="Times New Roman" w:hAnsi="Times New Roman" w:cs="Times New Roman"/>
          <w:lang w:val="en-CA"/>
        </w:rPr>
        <w:t>biosignal</w:t>
      </w:r>
      <w:proofErr w:type="spellEnd"/>
      <w:r w:rsidR="0049306E" w:rsidRPr="00417AE6">
        <w:rPr>
          <w:rFonts w:ascii="Times New Roman" w:hAnsi="Times New Roman" w:cs="Times New Roman"/>
          <w:lang w:val="en-CA"/>
        </w:rPr>
        <w:t xml:space="preserve"> inputs.  </w:t>
      </w:r>
      <w:r w:rsidR="003A60FF" w:rsidRPr="003A60FF">
        <w:rPr>
          <w:rFonts w:ascii="Times New Roman" w:hAnsi="Times New Roman" w:cs="Times New Roman"/>
          <w:lang w:val="en-CA"/>
        </w:rPr>
        <w:t xml:space="preserve">Our circuit is optimized to gather electroencephalography (EEG) signals using electrodes, and provides analog filtering and amplification. The connection of the circuit to a raspberry pi computer allows wireless communication with other devices and to our Python-written application.  Through the application, real-time data can be visualized and recordings stored for further analysis. </w:t>
      </w:r>
      <w:r>
        <w:rPr>
          <w:rFonts w:ascii="Times New Roman" w:hAnsi="Times New Roman" w:cs="Times New Roman"/>
          <w:lang w:val="en-CA"/>
        </w:rPr>
        <w:t>»</w:t>
      </w:r>
    </w:p>
    <w:p w:rsidR="00D96132" w:rsidRDefault="00D96132" w:rsidP="00B75C59">
      <w:pPr>
        <w:spacing w:line="240" w:lineRule="auto"/>
        <w:contextualSpacing/>
        <w:jc w:val="both"/>
        <w:rPr>
          <w:rFonts w:ascii="Times New Roman" w:hAnsi="Times New Roman" w:cs="Times New Roman"/>
          <w:lang w:val="en-CA"/>
        </w:rPr>
      </w:pPr>
    </w:p>
    <w:p w:rsidR="00511CCC" w:rsidRDefault="00E060CA" w:rsidP="00B75C59">
      <w:pPr>
        <w:spacing w:line="240" w:lineRule="auto"/>
        <w:contextualSpacing/>
        <w:jc w:val="both"/>
        <w:rPr>
          <w:rFonts w:ascii="Times New Roman" w:hAnsi="Times New Roman" w:cs="Times New Roman"/>
          <w:lang w:val="en-CA"/>
        </w:rPr>
      </w:pPr>
      <w:r w:rsidRPr="00D96132">
        <w:rPr>
          <w:rFonts w:ascii="Times New Roman" w:hAnsi="Times New Roman" w:cs="Times New Roman"/>
          <w:b/>
          <w:lang w:val="en-US"/>
        </w:rPr>
        <w:t>Charles:</w:t>
      </w:r>
      <w:r>
        <w:rPr>
          <w:rFonts w:ascii="Times New Roman" w:hAnsi="Times New Roman" w:cs="Times New Roman"/>
          <w:lang w:val="en-US"/>
        </w:rPr>
        <w:t xml:space="preserve"> « </w:t>
      </w:r>
      <w:r w:rsidR="00D96132">
        <w:rPr>
          <w:rFonts w:ascii="Times New Roman" w:hAnsi="Times New Roman" w:cs="Times New Roman"/>
          <w:lang w:val="en-CA"/>
        </w:rPr>
        <w:t>L</w:t>
      </w:r>
      <w:r w:rsidR="00D96132" w:rsidRPr="00D96132">
        <w:rPr>
          <w:rFonts w:ascii="Times New Roman" w:hAnsi="Times New Roman" w:cs="Times New Roman"/>
          <w:lang w:val="en-CA"/>
        </w:rPr>
        <w:t>et's take a look</w:t>
      </w:r>
      <w:r w:rsidR="00D96132">
        <w:rPr>
          <w:rFonts w:ascii="Times New Roman" w:hAnsi="Times New Roman" w:cs="Times New Roman"/>
          <w:lang w:val="en-CA"/>
        </w:rPr>
        <w:t xml:space="preserve"> on our project</w:t>
      </w:r>
      <w:r>
        <w:rPr>
          <w:rFonts w:ascii="Times New Roman" w:hAnsi="Times New Roman" w:cs="Times New Roman"/>
          <w:lang w:val="en-CA"/>
        </w:rPr>
        <w:t>, with a live demonstration, a complete explanation of our acquisition pipeline and the presentation of our system’s main features</w:t>
      </w:r>
      <w:r w:rsidR="00D96132">
        <w:rPr>
          <w:rFonts w:ascii="Times New Roman" w:hAnsi="Times New Roman" w:cs="Times New Roman"/>
          <w:lang w:val="en-CA"/>
        </w:rPr>
        <w:t xml:space="preserve">! </w:t>
      </w:r>
      <w:r>
        <w:rPr>
          <w:rFonts w:ascii="Times New Roman" w:hAnsi="Times New Roman" w:cs="Times New Roman"/>
          <w:lang w:val="en-CA"/>
        </w:rPr>
        <w:t>»</w:t>
      </w:r>
    </w:p>
    <w:p w:rsidR="00511CCC" w:rsidRDefault="00511CCC" w:rsidP="00B75C59">
      <w:pPr>
        <w:spacing w:line="240" w:lineRule="auto"/>
        <w:contextualSpacing/>
        <w:jc w:val="both"/>
        <w:rPr>
          <w:rFonts w:ascii="Times New Roman" w:hAnsi="Times New Roman" w:cs="Times New Roman"/>
          <w:lang w:val="en-CA"/>
        </w:rPr>
      </w:pPr>
    </w:p>
    <w:p w:rsidR="00511CCC" w:rsidRPr="00A25B1A" w:rsidRDefault="00511CCC" w:rsidP="00B75C59">
      <w:pPr>
        <w:spacing w:line="240" w:lineRule="auto"/>
        <w:contextualSpacing/>
        <w:jc w:val="both"/>
        <w:rPr>
          <w:rFonts w:ascii="Times New Roman" w:hAnsi="Times New Roman" w:cs="Times New Roman"/>
          <w:i/>
        </w:rPr>
      </w:pPr>
      <w:r w:rsidRPr="00A25B1A">
        <w:rPr>
          <w:rFonts w:ascii="Times New Roman" w:hAnsi="Times New Roman" w:cs="Times New Roman"/>
          <w:i/>
        </w:rPr>
        <w:t>Changement de plan.</w:t>
      </w:r>
    </w:p>
    <w:p w:rsidR="00511CCC" w:rsidRPr="00511CCC" w:rsidRDefault="00511CCC" w:rsidP="00B75C59">
      <w:pPr>
        <w:spacing w:line="240" w:lineRule="auto"/>
        <w:contextualSpacing/>
        <w:jc w:val="both"/>
        <w:rPr>
          <w:rFonts w:ascii="Times New Roman" w:hAnsi="Times New Roman" w:cs="Times New Roman"/>
          <w:i/>
          <w:highlight w:val="cyan"/>
        </w:rPr>
      </w:pPr>
    </w:p>
    <w:p w:rsidR="00A258BA" w:rsidRPr="00C1598B" w:rsidRDefault="00A258BA" w:rsidP="00B75C59">
      <w:pPr>
        <w:spacing w:line="240" w:lineRule="auto"/>
        <w:contextualSpacing/>
        <w:jc w:val="both"/>
        <w:rPr>
          <w:rFonts w:ascii="Times New Roman" w:hAnsi="Times New Roman" w:cs="Times New Roman"/>
          <w:u w:val="single"/>
        </w:rPr>
      </w:pPr>
      <w:r w:rsidRPr="00C1598B">
        <w:rPr>
          <w:rFonts w:ascii="Times New Roman" w:hAnsi="Times New Roman" w:cs="Times New Roman"/>
          <w:u w:val="single"/>
        </w:rPr>
        <w:t xml:space="preserve">2) Démonstration </w:t>
      </w:r>
      <w:r w:rsidR="002E203E">
        <w:rPr>
          <w:rFonts w:ascii="Times New Roman" w:hAnsi="Times New Roman" w:cs="Times New Roman"/>
          <w:u w:val="single"/>
        </w:rPr>
        <w:t xml:space="preserve">live </w:t>
      </w:r>
      <w:r w:rsidRPr="00C1598B">
        <w:rPr>
          <w:rFonts w:ascii="Times New Roman" w:hAnsi="Times New Roman" w:cs="Times New Roman"/>
          <w:u w:val="single"/>
        </w:rPr>
        <w:t>du projet</w:t>
      </w:r>
    </w:p>
    <w:p w:rsidR="00E6472E" w:rsidRPr="00C1598B" w:rsidRDefault="00E6472E" w:rsidP="00B75C59">
      <w:pPr>
        <w:spacing w:line="240" w:lineRule="auto"/>
        <w:contextualSpacing/>
        <w:jc w:val="both"/>
        <w:rPr>
          <w:rFonts w:ascii="Times New Roman" w:hAnsi="Times New Roman" w:cs="Times New Roman"/>
        </w:rPr>
      </w:pPr>
    </w:p>
    <w:p w:rsidR="00621A7F" w:rsidRPr="00C1598B"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Qui :</w:t>
      </w:r>
      <w:r w:rsidRPr="00C1598B">
        <w:rPr>
          <w:rFonts w:ascii="Times New Roman" w:hAnsi="Times New Roman" w:cs="Times New Roman"/>
        </w:rPr>
        <w:t xml:space="preserve"> Andréanne </w:t>
      </w:r>
      <w:r w:rsidR="002E203E">
        <w:rPr>
          <w:rFonts w:ascii="Times New Roman" w:hAnsi="Times New Roman" w:cs="Times New Roman"/>
        </w:rPr>
        <w:t xml:space="preserve">et/ou Dina </w:t>
      </w:r>
      <w:r w:rsidRPr="00C1598B">
        <w:rPr>
          <w:rFonts w:ascii="Times New Roman" w:hAnsi="Times New Roman" w:cs="Times New Roman"/>
        </w:rPr>
        <w:t>et Charles</w:t>
      </w:r>
      <w:r w:rsidR="002E203E">
        <w:rPr>
          <w:rFonts w:ascii="Times New Roman" w:hAnsi="Times New Roman" w:cs="Times New Roman"/>
        </w:rPr>
        <w:t xml:space="preserve"> (cobaye)</w:t>
      </w:r>
    </w:p>
    <w:p w:rsidR="00621A7F" w:rsidRPr="00C1598B"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Où :</w:t>
      </w:r>
      <w:r w:rsidRPr="00C1598B">
        <w:rPr>
          <w:rFonts w:ascii="Times New Roman" w:hAnsi="Times New Roman" w:cs="Times New Roman"/>
        </w:rPr>
        <w:t xml:space="preserve"> Pavil</w:t>
      </w:r>
      <w:r w:rsidR="002E203E">
        <w:rPr>
          <w:rFonts w:ascii="Times New Roman" w:hAnsi="Times New Roman" w:cs="Times New Roman"/>
        </w:rPr>
        <w:t>l</w:t>
      </w:r>
      <w:r w:rsidRPr="00C1598B">
        <w:rPr>
          <w:rFonts w:ascii="Times New Roman" w:hAnsi="Times New Roman" w:cs="Times New Roman"/>
        </w:rPr>
        <w:t xml:space="preserve">on </w:t>
      </w:r>
      <w:proofErr w:type="spellStart"/>
      <w:r w:rsidRPr="00C1598B">
        <w:rPr>
          <w:rFonts w:ascii="Times New Roman" w:hAnsi="Times New Roman" w:cs="Times New Roman"/>
        </w:rPr>
        <w:t>Lassonde</w:t>
      </w:r>
      <w:proofErr w:type="spellEnd"/>
      <w:r w:rsidRPr="00C1598B">
        <w:rPr>
          <w:rFonts w:ascii="Times New Roman" w:hAnsi="Times New Roman" w:cs="Times New Roman"/>
        </w:rPr>
        <w:t>, 5</w:t>
      </w:r>
      <w:r w:rsidRPr="00C1598B">
        <w:rPr>
          <w:rFonts w:ascii="Times New Roman" w:hAnsi="Times New Roman" w:cs="Times New Roman"/>
          <w:vertAlign w:val="superscript"/>
        </w:rPr>
        <w:t>ième</w:t>
      </w:r>
      <w:r w:rsidRPr="00C1598B">
        <w:rPr>
          <w:rFonts w:ascii="Times New Roman" w:hAnsi="Times New Roman" w:cs="Times New Roman"/>
        </w:rPr>
        <w:t xml:space="preserve"> étage, </w:t>
      </w:r>
      <w:r w:rsidR="002E203E">
        <w:rPr>
          <w:rFonts w:ascii="Times New Roman" w:hAnsi="Times New Roman" w:cs="Times New Roman"/>
        </w:rPr>
        <w:t xml:space="preserve">Local M-5502 pour afficher l’interface sur un grand écran ou mieux : </w:t>
      </w:r>
      <w:r w:rsidR="002E203E" w:rsidRPr="002E203E">
        <w:rPr>
          <w:rFonts w:ascii="Times New Roman" w:hAnsi="Times New Roman" w:cs="Times New Roman"/>
          <w:b/>
        </w:rPr>
        <w:t>on loue une salle à la biblio toute la j</w:t>
      </w:r>
      <w:r w:rsidR="002F095A">
        <w:rPr>
          <w:rFonts w:ascii="Times New Roman" w:hAnsi="Times New Roman" w:cs="Times New Roman"/>
          <w:b/>
        </w:rPr>
        <w:t>ournée pour ne pas être dérangé!</w:t>
      </w:r>
    </w:p>
    <w:p w:rsidR="00621A7F"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Points importants :</w:t>
      </w:r>
      <w:r w:rsidRPr="00C1598B">
        <w:rPr>
          <w:rFonts w:ascii="Times New Roman" w:hAnsi="Times New Roman" w:cs="Times New Roman"/>
        </w:rPr>
        <w:t xml:space="preserve"> Présentation et affichage des signaux avec acquisition sur une personne.</w:t>
      </w:r>
    </w:p>
    <w:p w:rsidR="00621A7F" w:rsidRDefault="00621A7F" w:rsidP="00B75C59">
      <w:pPr>
        <w:spacing w:line="240" w:lineRule="auto"/>
        <w:contextualSpacing/>
        <w:jc w:val="both"/>
        <w:rPr>
          <w:rFonts w:ascii="Times New Roman" w:hAnsi="Times New Roman" w:cs="Times New Roman"/>
        </w:rPr>
      </w:pPr>
    </w:p>
    <w:p w:rsidR="002E203E" w:rsidRPr="002E203E" w:rsidRDefault="002E203E" w:rsidP="00B75C59">
      <w:pPr>
        <w:spacing w:line="240" w:lineRule="auto"/>
        <w:contextualSpacing/>
        <w:jc w:val="both"/>
        <w:rPr>
          <w:rFonts w:ascii="Times New Roman" w:hAnsi="Times New Roman" w:cs="Times New Roman"/>
          <w:i/>
        </w:rPr>
      </w:pPr>
      <w:r>
        <w:rPr>
          <w:rFonts w:ascii="Times New Roman" w:hAnsi="Times New Roman" w:cs="Times New Roman"/>
          <w:i/>
        </w:rPr>
        <w:t>L’interface est affichée</w:t>
      </w:r>
      <w:r w:rsidR="00ED6163">
        <w:rPr>
          <w:rFonts w:ascii="Times New Roman" w:hAnsi="Times New Roman" w:cs="Times New Roman"/>
          <w:i/>
        </w:rPr>
        <w:t xml:space="preserve"> sur le grand écran. Charles (cobaye) est assis et connecté à notre circuit d’acquisition. Andréanne et Dina vont expliquer le fonctionnement.</w:t>
      </w:r>
    </w:p>
    <w:p w:rsidR="002E203E" w:rsidRPr="00C1598B" w:rsidRDefault="002E203E" w:rsidP="00B75C59">
      <w:pPr>
        <w:spacing w:line="240" w:lineRule="auto"/>
        <w:contextualSpacing/>
        <w:jc w:val="both"/>
        <w:rPr>
          <w:rFonts w:ascii="Times New Roman" w:hAnsi="Times New Roman" w:cs="Times New Roman"/>
        </w:rPr>
      </w:pPr>
    </w:p>
    <w:p w:rsidR="002E203E" w:rsidRPr="002E203E" w:rsidRDefault="002E203E" w:rsidP="00B75C59">
      <w:pPr>
        <w:spacing w:line="240" w:lineRule="auto"/>
        <w:contextualSpacing/>
        <w:jc w:val="both"/>
        <w:rPr>
          <w:rFonts w:ascii="Times New Roman" w:hAnsi="Times New Roman" w:cs="Times New Roman"/>
          <w:i/>
        </w:rPr>
      </w:pPr>
      <w:r w:rsidRPr="002E203E">
        <w:rPr>
          <w:rFonts w:ascii="Times New Roman" w:hAnsi="Times New Roman" w:cs="Times New Roman"/>
          <w:i/>
        </w:rPr>
        <w:t>(</w:t>
      </w:r>
      <w:r w:rsidR="00A258BA" w:rsidRPr="002E203E">
        <w:rPr>
          <w:rFonts w:ascii="Times New Roman" w:hAnsi="Times New Roman" w:cs="Times New Roman"/>
          <w:i/>
        </w:rPr>
        <w:t>Explication technique du fonction</w:t>
      </w:r>
      <w:r w:rsidR="002F095A">
        <w:rPr>
          <w:rFonts w:ascii="Times New Roman" w:hAnsi="Times New Roman" w:cs="Times New Roman"/>
          <w:i/>
        </w:rPr>
        <w:t>nement</w:t>
      </w:r>
      <w:r w:rsidR="00ED6163">
        <w:rPr>
          <w:rFonts w:ascii="Times New Roman" w:hAnsi="Times New Roman" w:cs="Times New Roman"/>
          <w:i/>
        </w:rPr>
        <w:t xml:space="preserve"> </w:t>
      </w:r>
      <w:r w:rsidR="00C31D04">
        <w:rPr>
          <w:rFonts w:ascii="Times New Roman" w:hAnsi="Times New Roman" w:cs="Times New Roman"/>
          <w:i/>
        </w:rPr>
        <w:t xml:space="preserve">pendant </w:t>
      </w:r>
      <w:r>
        <w:rPr>
          <w:rFonts w:ascii="Times New Roman" w:hAnsi="Times New Roman" w:cs="Times New Roman"/>
          <w:i/>
        </w:rPr>
        <w:t>la démonstration</w:t>
      </w:r>
      <w:r w:rsidRPr="002E203E">
        <w:rPr>
          <w:rFonts w:ascii="Times New Roman" w:hAnsi="Times New Roman" w:cs="Times New Roman"/>
          <w:i/>
        </w:rPr>
        <w:t>)</w:t>
      </w:r>
      <w:r w:rsidR="00C31D04">
        <w:rPr>
          <w:rFonts w:ascii="Times New Roman" w:hAnsi="Times New Roman" w:cs="Times New Roman"/>
          <w:i/>
        </w:rPr>
        <w:t>.</w:t>
      </w:r>
    </w:p>
    <w:p w:rsidR="00C31D04" w:rsidRPr="004262ED" w:rsidRDefault="00C31D04" w:rsidP="00B75C59">
      <w:pPr>
        <w:spacing w:line="240" w:lineRule="auto"/>
        <w:contextualSpacing/>
        <w:jc w:val="both"/>
        <w:rPr>
          <w:rFonts w:ascii="Times New Roman" w:hAnsi="Times New Roman" w:cs="Times New Roman"/>
        </w:rPr>
      </w:pPr>
    </w:p>
    <w:p w:rsidR="00C31D04" w:rsidRPr="002F095A" w:rsidRDefault="00C31D04" w:rsidP="00B75C59">
      <w:pPr>
        <w:spacing w:line="240" w:lineRule="auto"/>
        <w:contextualSpacing/>
        <w:jc w:val="both"/>
        <w:rPr>
          <w:rFonts w:ascii="Times New Roman" w:hAnsi="Times New Roman" w:cs="Times New Roman"/>
        </w:rPr>
      </w:pPr>
      <w:r w:rsidRPr="002F095A">
        <w:rPr>
          <w:rFonts w:ascii="Times New Roman" w:hAnsi="Times New Roman" w:cs="Times New Roman"/>
          <w:i/>
        </w:rPr>
        <w:t>Pendant les explications, on voit des plans de la carte soudée.</w:t>
      </w:r>
      <w:r w:rsidR="002F095A" w:rsidRPr="002F095A">
        <w:rPr>
          <w:rFonts w:ascii="Times New Roman" w:hAnsi="Times New Roman" w:cs="Times New Roman"/>
          <w:i/>
        </w:rPr>
        <w:t xml:space="preserve"> Autres images pertinentes si nécessaire.</w:t>
      </w:r>
    </w:p>
    <w:p w:rsidR="002F095A" w:rsidRPr="002F095A" w:rsidRDefault="00C31D04" w:rsidP="00B75C59">
      <w:pPr>
        <w:spacing w:line="240" w:lineRule="auto"/>
        <w:contextualSpacing/>
        <w:jc w:val="both"/>
        <w:rPr>
          <w:rFonts w:ascii="Times New Roman" w:hAnsi="Times New Roman" w:cs="Times New Roman"/>
          <w:i/>
        </w:rPr>
      </w:pPr>
      <w:r w:rsidRPr="002F095A">
        <w:rPr>
          <w:rFonts w:ascii="Times New Roman" w:hAnsi="Times New Roman" w:cs="Times New Roman"/>
          <w:i/>
        </w:rPr>
        <w:t xml:space="preserve">Figures 1, 2, 3 -&gt; Présenter sur le </w:t>
      </w:r>
      <w:r w:rsidR="002F095A">
        <w:rPr>
          <w:rFonts w:ascii="Times New Roman" w:hAnsi="Times New Roman" w:cs="Times New Roman"/>
          <w:i/>
        </w:rPr>
        <w:t>vidé</w:t>
      </w:r>
      <w:r w:rsidRPr="002F095A">
        <w:rPr>
          <w:rFonts w:ascii="Times New Roman" w:hAnsi="Times New Roman" w:cs="Times New Roman"/>
          <w:i/>
        </w:rPr>
        <w:t>o en montage</w:t>
      </w:r>
      <w:r w:rsidR="002F095A" w:rsidRPr="002F095A">
        <w:rPr>
          <w:rFonts w:ascii="Times New Roman" w:hAnsi="Times New Roman" w:cs="Times New Roman"/>
          <w:i/>
        </w:rPr>
        <w:t xml:space="preserve"> pendant les explications</w:t>
      </w:r>
      <w:r w:rsidRPr="002F095A">
        <w:rPr>
          <w:rFonts w:ascii="Times New Roman" w:hAnsi="Times New Roman" w:cs="Times New Roman"/>
          <w:i/>
        </w:rPr>
        <w:t xml:space="preserve">. </w:t>
      </w:r>
      <w:r w:rsidR="002F095A" w:rsidRPr="002F095A">
        <w:rPr>
          <w:rFonts w:ascii="Times New Roman" w:hAnsi="Times New Roman" w:cs="Times New Roman"/>
          <w:i/>
        </w:rPr>
        <w:t>(</w:t>
      </w:r>
      <w:r w:rsidRPr="002F095A">
        <w:rPr>
          <w:rFonts w:ascii="Times New Roman" w:hAnsi="Times New Roman" w:cs="Times New Roman"/>
          <w:i/>
        </w:rPr>
        <w:t>Si possible ajouter les cercles au fur et à mesure des explications</w:t>
      </w:r>
      <w:r w:rsidR="002F095A" w:rsidRPr="002F095A">
        <w:rPr>
          <w:rFonts w:ascii="Times New Roman" w:hAnsi="Times New Roman" w:cs="Times New Roman"/>
          <w:i/>
        </w:rPr>
        <w:t>).</w:t>
      </w:r>
    </w:p>
    <w:p w:rsidR="002F095A" w:rsidRPr="002F095A" w:rsidRDefault="002F095A" w:rsidP="00B75C59">
      <w:pPr>
        <w:spacing w:line="240" w:lineRule="auto"/>
        <w:contextualSpacing/>
        <w:jc w:val="both"/>
        <w:rPr>
          <w:rFonts w:ascii="Times New Roman" w:hAnsi="Times New Roman" w:cs="Times New Roman"/>
          <w:i/>
        </w:rPr>
      </w:pPr>
      <w:r w:rsidRPr="002F095A">
        <w:rPr>
          <w:rFonts w:ascii="Times New Roman" w:hAnsi="Times New Roman" w:cs="Times New Roman"/>
          <w:i/>
        </w:rPr>
        <w:t>Le restant du plan, on voit Charles connecté au circuit et les résultats apparaissant sur l’interface. On entend les voix de Dina et Andréanne avec quelques plans les montrant parler.</w:t>
      </w:r>
    </w:p>
    <w:p w:rsidR="002F095A" w:rsidRPr="002F095A" w:rsidRDefault="002F095A" w:rsidP="00B75C59">
      <w:pPr>
        <w:spacing w:line="240" w:lineRule="auto"/>
        <w:contextualSpacing/>
        <w:jc w:val="both"/>
        <w:rPr>
          <w:rFonts w:ascii="Times New Roman" w:hAnsi="Times New Roman" w:cs="Times New Roman"/>
          <w:i/>
        </w:rPr>
      </w:pPr>
      <w:r w:rsidRPr="002F095A">
        <w:rPr>
          <w:rFonts w:ascii="Times New Roman" w:hAnsi="Times New Roman" w:cs="Times New Roman"/>
          <w:i/>
        </w:rPr>
        <w:t>Andréanne et Dina se ré</w:t>
      </w:r>
      <w:r>
        <w:rPr>
          <w:rFonts w:ascii="Times New Roman" w:hAnsi="Times New Roman" w:cs="Times New Roman"/>
          <w:i/>
        </w:rPr>
        <w:t>fè</w:t>
      </w:r>
      <w:r w:rsidRPr="002F095A">
        <w:rPr>
          <w:rFonts w:ascii="Times New Roman" w:hAnsi="Times New Roman" w:cs="Times New Roman"/>
          <w:i/>
        </w:rPr>
        <w:t xml:space="preserve">rent à Charles </w:t>
      </w:r>
      <w:r w:rsidR="000B2E96">
        <w:rPr>
          <w:rFonts w:ascii="Times New Roman" w:hAnsi="Times New Roman" w:cs="Times New Roman"/>
          <w:i/>
        </w:rPr>
        <w:t xml:space="preserve">et au circuit </w:t>
      </w:r>
      <w:r w:rsidRPr="002F095A">
        <w:rPr>
          <w:rFonts w:ascii="Times New Roman" w:hAnsi="Times New Roman" w:cs="Times New Roman"/>
          <w:i/>
        </w:rPr>
        <w:t>pendant leurs explications.</w:t>
      </w:r>
      <w:r w:rsidR="00E85397">
        <w:rPr>
          <w:rFonts w:ascii="Times New Roman" w:hAnsi="Times New Roman" w:cs="Times New Roman"/>
          <w:i/>
        </w:rPr>
        <w:t xml:space="preserve"> Les explications seront également complétées par les informations plus techniques présentées plus bas.</w:t>
      </w:r>
    </w:p>
    <w:p w:rsidR="00C31D04" w:rsidRDefault="00C31D04" w:rsidP="00B75C59">
      <w:pPr>
        <w:spacing w:line="240" w:lineRule="auto"/>
        <w:contextualSpacing/>
        <w:jc w:val="both"/>
        <w:rPr>
          <w:rFonts w:ascii="Times New Roman" w:hAnsi="Times New Roman" w:cs="Times New Roman"/>
        </w:rPr>
      </w:pPr>
    </w:p>
    <w:p w:rsidR="00B256F2" w:rsidRDefault="00ED6163" w:rsidP="00B75C59">
      <w:pPr>
        <w:spacing w:line="240" w:lineRule="auto"/>
        <w:contextualSpacing/>
        <w:jc w:val="both"/>
        <w:rPr>
          <w:rFonts w:ascii="Times New Roman" w:hAnsi="Times New Roman" w:cs="Times New Roman"/>
          <w:lang w:val="en-US"/>
        </w:rPr>
      </w:pPr>
      <w:r w:rsidRPr="00FB05B3">
        <w:rPr>
          <w:rFonts w:ascii="Times New Roman" w:hAnsi="Times New Roman" w:cs="Times New Roman"/>
          <w:b/>
          <w:lang w:val="en-US"/>
        </w:rPr>
        <w:t>Dina:</w:t>
      </w:r>
      <w:r w:rsidRPr="00FB05B3">
        <w:rPr>
          <w:rFonts w:ascii="Times New Roman" w:hAnsi="Times New Roman" w:cs="Times New Roman"/>
          <w:lang w:val="en-US"/>
        </w:rPr>
        <w:t xml:space="preserve"> « </w:t>
      </w:r>
      <w:r w:rsidR="008D6FA3" w:rsidRPr="00C1598B">
        <w:rPr>
          <w:rFonts w:ascii="Times New Roman" w:hAnsi="Times New Roman" w:cs="Times New Roman"/>
          <w:lang w:val="en-US"/>
        </w:rPr>
        <w:t>EEG signals are captured on the head surface and are typically very small in</w:t>
      </w:r>
      <w:r w:rsidR="00EF0DD0" w:rsidRPr="00C1598B">
        <w:rPr>
          <w:rFonts w:ascii="Times New Roman" w:hAnsi="Times New Roman" w:cs="Times New Roman"/>
          <w:lang w:val="en-US"/>
        </w:rPr>
        <w:t xml:space="preserve"> peak-to-peak</w:t>
      </w:r>
      <w:r w:rsidR="008D6FA3" w:rsidRPr="00C1598B">
        <w:rPr>
          <w:rFonts w:ascii="Times New Roman" w:hAnsi="Times New Roman" w:cs="Times New Roman"/>
          <w:lang w:val="en-US"/>
        </w:rPr>
        <w:t xml:space="preserve"> amplitu</w:t>
      </w:r>
      <w:r w:rsidR="00A43253" w:rsidRPr="00C1598B">
        <w:rPr>
          <w:rFonts w:ascii="Times New Roman" w:hAnsi="Times New Roman" w:cs="Times New Roman"/>
          <w:lang w:val="en-US"/>
        </w:rPr>
        <w:t xml:space="preserve">de, ranging from as little as 5 </w:t>
      </w:r>
      <w:proofErr w:type="spellStart"/>
      <w:r w:rsidR="00A43253" w:rsidRPr="00C1598B">
        <w:rPr>
          <w:rFonts w:ascii="Times New Roman" w:hAnsi="Times New Roman" w:cs="Times New Roman"/>
          <w:lang w:val="en-US"/>
        </w:rPr>
        <w:t>μV</w:t>
      </w:r>
      <w:proofErr w:type="spellEnd"/>
      <w:r w:rsidR="00A43253" w:rsidRPr="00C1598B">
        <w:rPr>
          <w:rFonts w:ascii="Times New Roman" w:hAnsi="Times New Roman" w:cs="Times New Roman"/>
          <w:lang w:val="en-US"/>
        </w:rPr>
        <w:t xml:space="preserve"> to 300 </w:t>
      </w:r>
      <w:proofErr w:type="spellStart"/>
      <w:r w:rsidR="00A43253" w:rsidRPr="00C1598B">
        <w:rPr>
          <w:rFonts w:ascii="Times New Roman" w:hAnsi="Times New Roman" w:cs="Times New Roman"/>
          <w:lang w:val="en-US"/>
        </w:rPr>
        <w:t>μV</w:t>
      </w:r>
      <w:proofErr w:type="spellEnd"/>
      <w:r w:rsidR="008D6FA3" w:rsidRPr="00C1598B">
        <w:rPr>
          <w:rFonts w:ascii="Times New Roman" w:hAnsi="Times New Roman" w:cs="Times New Roman"/>
          <w:lang w:val="en-US"/>
        </w:rPr>
        <w:t>.</w:t>
      </w:r>
      <w:r w:rsidR="00220C0B" w:rsidRPr="00C1598B">
        <w:rPr>
          <w:rFonts w:ascii="Times New Roman" w:hAnsi="Times New Roman" w:cs="Times New Roman"/>
          <w:lang w:val="en-US"/>
        </w:rPr>
        <w:t xml:space="preserve">  As a result of the small intensity of signals which originate from the activity of neurons, our acquisition </w:t>
      </w:r>
      <w:r w:rsidR="0067312A" w:rsidRPr="00C1598B">
        <w:rPr>
          <w:rFonts w:ascii="Times New Roman" w:hAnsi="Times New Roman" w:cs="Times New Roman"/>
          <w:lang w:val="en-US"/>
        </w:rPr>
        <w:t>PCB</w:t>
      </w:r>
      <w:r w:rsidR="00220C0B" w:rsidRPr="00C1598B">
        <w:rPr>
          <w:rFonts w:ascii="Times New Roman" w:hAnsi="Times New Roman" w:cs="Times New Roman"/>
          <w:lang w:val="en-US"/>
        </w:rPr>
        <w:t xml:space="preserve"> is designed to amplify its input several folds. </w:t>
      </w:r>
      <w:r w:rsidR="00E96877">
        <w:rPr>
          <w:rFonts w:ascii="Times New Roman" w:hAnsi="Times New Roman" w:cs="Times New Roman"/>
          <w:lang w:val="en-US"/>
        </w:rPr>
        <w:t>To ensure a good signals reading, our design</w:t>
      </w:r>
      <w:r w:rsidR="004449D0">
        <w:rPr>
          <w:rFonts w:ascii="Times New Roman" w:hAnsi="Times New Roman" w:cs="Times New Roman"/>
          <w:lang w:val="en-US"/>
        </w:rPr>
        <w:t>’s stages</w:t>
      </w:r>
      <w:r w:rsidR="00E96877">
        <w:rPr>
          <w:rFonts w:ascii="Times New Roman" w:hAnsi="Times New Roman" w:cs="Times New Roman"/>
          <w:lang w:val="en-US"/>
        </w:rPr>
        <w:t xml:space="preserve"> </w:t>
      </w:r>
      <w:r w:rsidR="004449D0">
        <w:rPr>
          <w:rFonts w:ascii="Times New Roman" w:hAnsi="Times New Roman" w:cs="Times New Roman"/>
          <w:lang w:val="en-US"/>
        </w:rPr>
        <w:t xml:space="preserve">offer a combined </w:t>
      </w:r>
      <w:r w:rsidR="00E96877">
        <w:rPr>
          <w:rFonts w:ascii="Times New Roman" w:hAnsi="Times New Roman" w:cs="Times New Roman"/>
          <w:lang w:val="en-US"/>
        </w:rPr>
        <w:t>gain of</w:t>
      </w:r>
      <w:r w:rsidR="0056797D" w:rsidRPr="004262ED">
        <w:rPr>
          <w:lang w:val="en-US"/>
        </w:rPr>
        <w:t xml:space="preserve"> </w:t>
      </w:r>
      <w:r w:rsidR="0056797D" w:rsidRPr="0056797D">
        <w:rPr>
          <w:rFonts w:ascii="Times New Roman" w:hAnsi="Times New Roman" w:cs="Times New Roman"/>
          <w:lang w:val="en-US"/>
        </w:rPr>
        <w:t>approximately 18000</w:t>
      </w:r>
      <w:r w:rsidR="00E96877">
        <w:rPr>
          <w:rFonts w:ascii="Times New Roman" w:hAnsi="Times New Roman" w:cs="Times New Roman"/>
          <w:lang w:val="en-US"/>
        </w:rPr>
        <w:t>.</w:t>
      </w:r>
      <w:r w:rsidR="00220C0B" w:rsidRPr="00C1598B">
        <w:rPr>
          <w:rFonts w:ascii="Times New Roman" w:hAnsi="Times New Roman" w:cs="Times New Roman"/>
          <w:lang w:val="en-US"/>
        </w:rPr>
        <w:t xml:space="preserve"> In addition to the need for increasing the strength of the signal, the </w:t>
      </w:r>
      <w:r w:rsidR="0067312A" w:rsidRPr="00C1598B">
        <w:rPr>
          <w:rFonts w:ascii="Times New Roman" w:hAnsi="Times New Roman" w:cs="Times New Roman"/>
          <w:lang w:val="en-US"/>
        </w:rPr>
        <w:t xml:space="preserve">EEG recorded </w:t>
      </w:r>
      <w:r w:rsidR="00220C0B" w:rsidRPr="00C1598B">
        <w:rPr>
          <w:rFonts w:ascii="Times New Roman" w:hAnsi="Times New Roman" w:cs="Times New Roman"/>
          <w:lang w:val="en-US"/>
        </w:rPr>
        <w:t xml:space="preserve">activity of neurons is </w:t>
      </w:r>
      <w:r w:rsidR="0067312A" w:rsidRPr="00C1598B">
        <w:rPr>
          <w:rFonts w:ascii="Times New Roman" w:hAnsi="Times New Roman" w:cs="Times New Roman"/>
          <w:lang w:val="en-US"/>
        </w:rPr>
        <w:t>rhythmic</w:t>
      </w:r>
      <w:r w:rsidR="00220C0B" w:rsidRPr="00C1598B">
        <w:rPr>
          <w:rFonts w:ascii="Times New Roman" w:hAnsi="Times New Roman" w:cs="Times New Roman"/>
          <w:lang w:val="en-US"/>
        </w:rPr>
        <w:t xml:space="preserve"> and our </w:t>
      </w:r>
      <w:r w:rsidR="0067312A" w:rsidRPr="00C1598B">
        <w:rPr>
          <w:rFonts w:ascii="Times New Roman" w:hAnsi="Times New Roman" w:cs="Times New Roman"/>
          <w:lang w:val="en-US"/>
        </w:rPr>
        <w:t>PCB</w:t>
      </w:r>
      <w:r w:rsidR="00220C0B" w:rsidRPr="00C1598B">
        <w:rPr>
          <w:rFonts w:ascii="Times New Roman" w:hAnsi="Times New Roman" w:cs="Times New Roman"/>
          <w:lang w:val="en-US"/>
        </w:rPr>
        <w:t xml:space="preserve"> is selective to a range of frequencies typically associated with mental activity</w:t>
      </w:r>
      <w:r w:rsidR="005D242F">
        <w:rPr>
          <w:rFonts w:ascii="Times New Roman" w:hAnsi="Times New Roman" w:cs="Times New Roman"/>
          <w:lang w:val="en-US"/>
        </w:rPr>
        <w:t>, which is 0.5 to 35</w:t>
      </w:r>
      <w:r w:rsidR="002E203E">
        <w:rPr>
          <w:rFonts w:ascii="Times New Roman" w:hAnsi="Times New Roman" w:cs="Times New Roman"/>
          <w:lang w:val="en-US"/>
        </w:rPr>
        <w:t xml:space="preserve"> Hz</w:t>
      </w:r>
      <w:r w:rsidR="00220C0B" w:rsidRPr="00C1598B">
        <w:rPr>
          <w:rFonts w:ascii="Times New Roman" w:hAnsi="Times New Roman" w:cs="Times New Roman"/>
          <w:lang w:val="en-US"/>
        </w:rPr>
        <w:t>.</w:t>
      </w:r>
      <w:r w:rsidR="002E203E">
        <w:rPr>
          <w:rFonts w:ascii="Times New Roman" w:hAnsi="Times New Roman" w:cs="Times New Roman"/>
          <w:lang w:val="en-US"/>
        </w:rPr>
        <w:t xml:space="preserve"> »</w:t>
      </w:r>
      <w:r w:rsidR="0067312A" w:rsidRPr="00C1598B">
        <w:rPr>
          <w:rFonts w:ascii="Times New Roman" w:hAnsi="Times New Roman" w:cs="Times New Roman"/>
          <w:lang w:val="en-US"/>
        </w:rPr>
        <w:t xml:space="preserve">  </w:t>
      </w:r>
    </w:p>
    <w:p w:rsidR="007159E0" w:rsidRDefault="00B256F2" w:rsidP="00B75C59">
      <w:pPr>
        <w:pStyle w:val="PrformatHTML"/>
        <w:shd w:val="clear" w:color="auto" w:fill="FFFFFF"/>
        <w:jc w:val="both"/>
        <w:rPr>
          <w:rFonts w:ascii="Times New Roman" w:hAnsi="Times New Roman" w:cs="Times New Roman"/>
          <w:lang w:val="en-US"/>
        </w:rPr>
      </w:pPr>
      <w:r w:rsidRPr="00B256F2">
        <w:rPr>
          <w:rFonts w:ascii="Times New Roman" w:eastAsiaTheme="minorHAnsi" w:hAnsi="Times New Roman" w:cs="Times New Roman"/>
          <w:b/>
          <w:sz w:val="22"/>
          <w:szCs w:val="22"/>
          <w:lang w:val="en-US" w:eastAsia="en-US"/>
        </w:rPr>
        <w:t>Andréanne:</w:t>
      </w:r>
      <w:r w:rsidRPr="00B256F2">
        <w:rPr>
          <w:rFonts w:ascii="Times New Roman" w:eastAsiaTheme="minorHAnsi" w:hAnsi="Times New Roman" w:cs="Times New Roman"/>
          <w:sz w:val="22"/>
          <w:szCs w:val="22"/>
          <w:lang w:val="en-US" w:eastAsia="en-US"/>
        </w:rPr>
        <w:t xml:space="preserve"> « </w:t>
      </w:r>
      <w:r w:rsidR="0067312A" w:rsidRPr="00B256F2">
        <w:rPr>
          <w:rFonts w:ascii="Times New Roman" w:eastAsiaTheme="minorHAnsi" w:hAnsi="Times New Roman" w:cs="Times New Roman"/>
          <w:sz w:val="22"/>
          <w:szCs w:val="22"/>
          <w:lang w:val="en-US" w:eastAsia="en-US"/>
        </w:rPr>
        <w:t>As c</w:t>
      </w:r>
      <w:r w:rsidRPr="00B256F2">
        <w:rPr>
          <w:rFonts w:ascii="Times New Roman" w:eastAsiaTheme="minorHAnsi" w:hAnsi="Times New Roman" w:cs="Times New Roman"/>
          <w:sz w:val="22"/>
          <w:szCs w:val="22"/>
          <w:lang w:val="en-US" w:eastAsia="en-US"/>
        </w:rPr>
        <w:t>an be seen on our board and as the</w:t>
      </w:r>
      <w:r w:rsidR="0067312A" w:rsidRPr="00B256F2">
        <w:rPr>
          <w:rFonts w:ascii="Times New Roman" w:eastAsiaTheme="minorHAnsi" w:hAnsi="Times New Roman" w:cs="Times New Roman"/>
          <w:sz w:val="22"/>
          <w:szCs w:val="22"/>
          <w:lang w:val="en-US" w:eastAsia="en-US"/>
        </w:rPr>
        <w:t xml:space="preserve"> schematic of our design will show more clearly</w:t>
      </w:r>
      <w:r w:rsidRPr="00B256F2">
        <w:rPr>
          <w:rFonts w:ascii="Times New Roman" w:eastAsiaTheme="minorHAnsi" w:hAnsi="Times New Roman" w:cs="Times New Roman"/>
          <w:sz w:val="22"/>
          <w:szCs w:val="22"/>
          <w:lang w:val="en-US" w:eastAsia="en-US"/>
        </w:rPr>
        <w:t>,</w:t>
      </w:r>
      <w:r w:rsidR="007159E0" w:rsidRPr="00B256F2">
        <w:rPr>
          <w:rFonts w:ascii="Times New Roman" w:eastAsiaTheme="minorHAnsi" w:hAnsi="Times New Roman" w:cs="Times New Roman"/>
          <w:sz w:val="22"/>
          <w:szCs w:val="22"/>
          <w:lang w:val="en-US" w:eastAsia="en-US"/>
        </w:rPr>
        <w:t xml:space="preserve"> </w:t>
      </w:r>
      <w:r w:rsidR="0067312A" w:rsidRPr="00B256F2">
        <w:rPr>
          <w:rFonts w:ascii="Times New Roman" w:eastAsiaTheme="minorHAnsi" w:hAnsi="Times New Roman" w:cs="Times New Roman"/>
          <w:sz w:val="22"/>
          <w:szCs w:val="22"/>
          <w:lang w:val="en-US" w:eastAsia="en-US"/>
        </w:rPr>
        <w:t xml:space="preserve">the signal </w:t>
      </w:r>
      <w:r w:rsidR="007E3E40" w:rsidRPr="00B256F2">
        <w:rPr>
          <w:rFonts w:ascii="Times New Roman" w:eastAsiaTheme="minorHAnsi" w:hAnsi="Times New Roman" w:cs="Times New Roman"/>
          <w:sz w:val="22"/>
          <w:szCs w:val="22"/>
          <w:lang w:val="en-US" w:eastAsia="en-US"/>
        </w:rPr>
        <w:t xml:space="preserve">coming from electrodes </w:t>
      </w:r>
      <w:r w:rsidR="0067312A" w:rsidRPr="00B256F2">
        <w:rPr>
          <w:rFonts w:ascii="Times New Roman" w:eastAsiaTheme="minorHAnsi" w:hAnsi="Times New Roman" w:cs="Times New Roman"/>
          <w:sz w:val="22"/>
          <w:szCs w:val="22"/>
          <w:lang w:val="en-US" w:eastAsia="en-US"/>
        </w:rPr>
        <w:t xml:space="preserve">for each channel is first amplified through an instrumentation amplifier.  </w:t>
      </w:r>
      <w:r w:rsidRPr="00B256F2">
        <w:rPr>
          <w:rFonts w:ascii="Times New Roman" w:eastAsiaTheme="minorHAnsi" w:hAnsi="Times New Roman" w:cs="Times New Roman"/>
          <w:sz w:val="22"/>
          <w:szCs w:val="22"/>
          <w:lang w:val="en-US" w:eastAsia="en-US"/>
        </w:rPr>
        <w:t>Consequently</w:t>
      </w:r>
      <w:r w:rsidR="002F095A">
        <w:rPr>
          <w:rFonts w:ascii="Times New Roman" w:eastAsiaTheme="minorHAnsi" w:hAnsi="Times New Roman" w:cs="Times New Roman"/>
          <w:sz w:val="22"/>
          <w:szCs w:val="22"/>
          <w:lang w:val="en-US" w:eastAsia="en-US"/>
        </w:rPr>
        <w:t xml:space="preserve"> and as we can see </w:t>
      </w:r>
      <w:r w:rsidR="002F095A" w:rsidRPr="002F095A">
        <w:rPr>
          <w:rFonts w:ascii="Times New Roman" w:eastAsiaTheme="minorHAnsi" w:hAnsi="Times New Roman" w:cs="Times New Roman"/>
          <w:i/>
          <w:sz w:val="22"/>
          <w:szCs w:val="22"/>
          <w:lang w:val="en-US" w:eastAsia="en-US"/>
        </w:rPr>
        <w:t>(on Charles)</w:t>
      </w:r>
      <w:r w:rsidR="002F095A">
        <w:rPr>
          <w:rFonts w:ascii="Times New Roman" w:eastAsiaTheme="minorHAnsi" w:hAnsi="Times New Roman" w:cs="Times New Roman"/>
          <w:sz w:val="22"/>
          <w:szCs w:val="22"/>
          <w:lang w:val="en-US" w:eastAsia="en-US"/>
        </w:rPr>
        <w:t>,</w:t>
      </w:r>
      <w:r w:rsidRPr="00B256F2">
        <w:rPr>
          <w:rFonts w:ascii="Times New Roman" w:eastAsiaTheme="minorHAnsi" w:hAnsi="Times New Roman" w:cs="Times New Roman"/>
          <w:sz w:val="22"/>
          <w:szCs w:val="22"/>
          <w:lang w:val="en-US" w:eastAsia="en-US"/>
        </w:rPr>
        <w:t xml:space="preserve"> the circuit contains</w:t>
      </w:r>
      <w:r>
        <w:rPr>
          <w:rFonts w:ascii="Times New Roman" w:eastAsiaTheme="minorHAnsi" w:hAnsi="Times New Roman" w:cs="Times New Roman"/>
          <w:sz w:val="22"/>
          <w:szCs w:val="22"/>
          <w:lang w:val="en-US" w:eastAsia="en-US"/>
        </w:rPr>
        <w:t xml:space="preserve"> 5 electrodes and each of the 4</w:t>
      </w:r>
      <w:r w:rsidR="00321772">
        <w:rPr>
          <w:rFonts w:ascii="Times New Roman" w:eastAsiaTheme="minorHAnsi" w:hAnsi="Times New Roman" w:cs="Times New Roman"/>
          <w:sz w:val="22"/>
          <w:szCs w:val="22"/>
          <w:lang w:val="en-US" w:eastAsia="en-US"/>
        </w:rPr>
        <w:t xml:space="preserve"> </w:t>
      </w:r>
      <w:r>
        <w:rPr>
          <w:rFonts w:ascii="Times New Roman" w:eastAsiaTheme="minorHAnsi" w:hAnsi="Times New Roman" w:cs="Times New Roman"/>
          <w:sz w:val="22"/>
          <w:szCs w:val="22"/>
          <w:lang w:val="en-US" w:eastAsia="en-US"/>
        </w:rPr>
        <w:t>signal channels refer</w:t>
      </w:r>
      <w:r w:rsidR="00321772">
        <w:rPr>
          <w:rFonts w:ascii="Times New Roman" w:eastAsiaTheme="minorHAnsi" w:hAnsi="Times New Roman" w:cs="Times New Roman"/>
          <w:sz w:val="22"/>
          <w:szCs w:val="22"/>
          <w:lang w:val="en-US" w:eastAsia="en-US"/>
        </w:rPr>
        <w:t>s</w:t>
      </w:r>
      <w:r w:rsidR="004A4A3F">
        <w:rPr>
          <w:rFonts w:ascii="Times New Roman" w:eastAsiaTheme="minorHAnsi" w:hAnsi="Times New Roman" w:cs="Times New Roman"/>
          <w:sz w:val="22"/>
          <w:szCs w:val="22"/>
          <w:lang w:val="en-US" w:eastAsia="en-US"/>
        </w:rPr>
        <w:t xml:space="preserve"> to the reference</w:t>
      </w:r>
      <w:r>
        <w:rPr>
          <w:rFonts w:ascii="Times New Roman" w:eastAsiaTheme="minorHAnsi" w:hAnsi="Times New Roman" w:cs="Times New Roman"/>
          <w:sz w:val="22"/>
          <w:szCs w:val="22"/>
          <w:lang w:val="en-US" w:eastAsia="en-US"/>
        </w:rPr>
        <w:t xml:space="preserve"> electrode</w:t>
      </w:r>
      <w:r w:rsidRPr="004449D0">
        <w:rPr>
          <w:rFonts w:ascii="Times New Roman" w:eastAsiaTheme="minorHAnsi" w:hAnsi="Times New Roman" w:cs="Times New Roman"/>
          <w:sz w:val="22"/>
          <w:szCs w:val="22"/>
          <w:lang w:val="en-US" w:eastAsia="en-US"/>
        </w:rPr>
        <w:t xml:space="preserve">. </w:t>
      </w:r>
      <w:proofErr w:type="gramStart"/>
      <w:r w:rsidRPr="004449D0">
        <w:rPr>
          <w:rFonts w:ascii="Times New Roman" w:eastAsiaTheme="minorHAnsi" w:hAnsi="Times New Roman" w:cs="Times New Roman"/>
          <w:sz w:val="22"/>
          <w:szCs w:val="22"/>
          <w:lang w:val="en-US" w:eastAsia="en-US"/>
        </w:rPr>
        <w:t>Notice that for convenient</w:t>
      </w:r>
      <w:r w:rsidR="00321772" w:rsidRPr="004449D0">
        <w:rPr>
          <w:rFonts w:ascii="Times New Roman" w:eastAsiaTheme="minorHAnsi" w:hAnsi="Times New Roman" w:cs="Times New Roman"/>
          <w:sz w:val="22"/>
          <w:szCs w:val="22"/>
          <w:lang w:val="en-US" w:eastAsia="en-US"/>
        </w:rPr>
        <w:t xml:space="preserve"> design and test</w:t>
      </w:r>
      <w:r w:rsidR="00B52ADF" w:rsidRPr="004449D0">
        <w:rPr>
          <w:rFonts w:ascii="Times New Roman" w:eastAsiaTheme="minorHAnsi" w:hAnsi="Times New Roman" w:cs="Times New Roman"/>
          <w:sz w:val="22"/>
          <w:szCs w:val="22"/>
          <w:lang w:val="en-US" w:eastAsia="en-US"/>
        </w:rPr>
        <w:t xml:space="preserve"> </w:t>
      </w:r>
      <w:r w:rsidRPr="004449D0">
        <w:rPr>
          <w:rFonts w:ascii="Times New Roman" w:eastAsiaTheme="minorHAnsi" w:hAnsi="Times New Roman" w:cs="Times New Roman"/>
          <w:sz w:val="22"/>
          <w:szCs w:val="22"/>
          <w:lang w:val="en-US" w:eastAsia="en-US"/>
        </w:rPr>
        <w:t>reason</w:t>
      </w:r>
      <w:r w:rsidR="00321772" w:rsidRPr="004449D0">
        <w:rPr>
          <w:rFonts w:ascii="Times New Roman" w:eastAsiaTheme="minorHAnsi" w:hAnsi="Times New Roman" w:cs="Times New Roman"/>
          <w:sz w:val="22"/>
          <w:szCs w:val="22"/>
          <w:lang w:val="en-US" w:eastAsia="en-US"/>
        </w:rPr>
        <w:t>s</w:t>
      </w:r>
      <w:r w:rsidRPr="004449D0">
        <w:rPr>
          <w:rFonts w:ascii="Times New Roman" w:eastAsiaTheme="minorHAnsi" w:hAnsi="Times New Roman" w:cs="Times New Roman"/>
          <w:sz w:val="22"/>
          <w:szCs w:val="22"/>
          <w:lang w:val="en-US" w:eastAsia="en-US"/>
        </w:rPr>
        <w:t>, the reference electrode and</w:t>
      </w:r>
      <w:r w:rsidR="00B52ADF" w:rsidRPr="004449D0">
        <w:rPr>
          <w:rFonts w:ascii="Times New Roman" w:eastAsiaTheme="minorHAnsi" w:hAnsi="Times New Roman" w:cs="Times New Roman"/>
          <w:sz w:val="22"/>
          <w:szCs w:val="22"/>
          <w:lang w:val="en-US" w:eastAsia="en-US"/>
        </w:rPr>
        <w:t xml:space="preserve"> the bias electrode </w:t>
      </w:r>
      <w:r w:rsidR="00B52ADF">
        <w:rPr>
          <w:rFonts w:ascii="Times New Roman" w:eastAsiaTheme="minorHAnsi" w:hAnsi="Times New Roman" w:cs="Times New Roman"/>
          <w:sz w:val="22"/>
          <w:szCs w:val="22"/>
          <w:lang w:val="en-US" w:eastAsia="en-US"/>
        </w:rPr>
        <w:t>are</w:t>
      </w:r>
      <w:r>
        <w:rPr>
          <w:rFonts w:ascii="Times New Roman" w:eastAsiaTheme="minorHAnsi" w:hAnsi="Times New Roman" w:cs="Times New Roman"/>
          <w:sz w:val="22"/>
          <w:szCs w:val="22"/>
          <w:lang w:val="en-US" w:eastAsia="en-US"/>
        </w:rPr>
        <w:t xml:space="preserve"> the same.</w:t>
      </w:r>
      <w:proofErr w:type="gramEnd"/>
      <w:r>
        <w:rPr>
          <w:rFonts w:ascii="Times New Roman" w:eastAsiaTheme="minorHAnsi" w:hAnsi="Times New Roman" w:cs="Times New Roman"/>
          <w:sz w:val="22"/>
          <w:szCs w:val="22"/>
          <w:lang w:val="en-US" w:eastAsia="en-US"/>
        </w:rPr>
        <w:t xml:space="preserve"> In future work, we will ensure to separate them in order to improve the flexibility of the EEG acquisition circuit.</w:t>
      </w:r>
      <w:r w:rsidR="00321772">
        <w:rPr>
          <w:rFonts w:ascii="Times New Roman" w:eastAsiaTheme="minorHAnsi" w:hAnsi="Times New Roman" w:cs="Times New Roman"/>
          <w:sz w:val="22"/>
          <w:szCs w:val="22"/>
          <w:lang w:val="en-US" w:eastAsia="en-US"/>
        </w:rPr>
        <w:t xml:space="preserve"> </w:t>
      </w:r>
      <w:r w:rsidR="002F095A" w:rsidRPr="002F095A">
        <w:rPr>
          <w:rFonts w:ascii="Times New Roman" w:eastAsiaTheme="minorHAnsi" w:hAnsi="Times New Roman" w:cs="Times New Roman"/>
          <w:sz w:val="22"/>
          <w:szCs w:val="22"/>
          <w:highlight w:val="yellow"/>
          <w:lang w:val="en-US" w:eastAsia="en-US"/>
        </w:rPr>
        <w:t xml:space="preserve">For the demonstration, we choose to </w:t>
      </w:r>
      <w:r w:rsidR="00A93F1B">
        <w:rPr>
          <w:rFonts w:ascii="Times New Roman" w:eastAsiaTheme="minorHAnsi" w:hAnsi="Times New Roman" w:cs="Times New Roman"/>
          <w:sz w:val="22"/>
          <w:szCs w:val="22"/>
          <w:highlight w:val="yellow"/>
          <w:lang w:val="en-US" w:eastAsia="en-US"/>
        </w:rPr>
        <w:t>p</w:t>
      </w:r>
      <w:r w:rsidR="002F095A" w:rsidRPr="00A93F1B">
        <w:rPr>
          <w:rFonts w:ascii="Times New Roman" w:eastAsiaTheme="minorHAnsi" w:hAnsi="Times New Roman" w:cs="Times New Roman"/>
          <w:sz w:val="22"/>
          <w:szCs w:val="22"/>
          <w:highlight w:val="yellow"/>
          <w:lang w:val="en-US" w:eastAsia="en-US"/>
        </w:rPr>
        <w:t>la</w:t>
      </w:r>
      <w:r w:rsidR="00A93F1B">
        <w:rPr>
          <w:rFonts w:ascii="Times New Roman" w:eastAsiaTheme="minorHAnsi" w:hAnsi="Times New Roman" w:cs="Times New Roman"/>
          <w:sz w:val="22"/>
          <w:szCs w:val="22"/>
          <w:highlight w:val="yellow"/>
          <w:lang w:val="en-US" w:eastAsia="en-US"/>
        </w:rPr>
        <w:t>ce</w:t>
      </w:r>
      <w:r w:rsidR="002F095A" w:rsidRPr="00A93F1B">
        <w:rPr>
          <w:rFonts w:ascii="Times New Roman" w:eastAsiaTheme="minorHAnsi" w:hAnsi="Times New Roman" w:cs="Times New Roman"/>
          <w:sz w:val="22"/>
          <w:szCs w:val="22"/>
          <w:highlight w:val="yellow"/>
          <w:lang w:val="en-US" w:eastAsia="en-US"/>
        </w:rPr>
        <w:t xml:space="preserve"> two electrodes on each side on the head</w:t>
      </w:r>
      <w:r w:rsidR="000B2E96" w:rsidRPr="00A93F1B">
        <w:rPr>
          <w:rFonts w:ascii="Times New Roman" w:eastAsiaTheme="minorHAnsi" w:hAnsi="Times New Roman" w:cs="Times New Roman"/>
          <w:sz w:val="22"/>
          <w:szCs w:val="22"/>
          <w:highlight w:val="yellow"/>
          <w:lang w:val="en-US" w:eastAsia="en-US"/>
        </w:rPr>
        <w:t xml:space="preserve"> (on </w:t>
      </w:r>
      <w:proofErr w:type="spellStart"/>
      <w:r w:rsidR="000B2E96" w:rsidRPr="00A93F1B">
        <w:rPr>
          <w:rFonts w:ascii="Times New Roman" w:eastAsiaTheme="minorHAnsi" w:hAnsi="Times New Roman" w:cs="Times New Roman"/>
          <w:sz w:val="22"/>
          <w:szCs w:val="22"/>
          <w:highlight w:val="yellow"/>
          <w:lang w:val="en-US" w:eastAsia="en-US"/>
        </w:rPr>
        <w:t>verra</w:t>
      </w:r>
      <w:proofErr w:type="spellEnd"/>
      <w:r w:rsidR="000B2E96" w:rsidRPr="00A93F1B">
        <w:rPr>
          <w:rFonts w:ascii="Times New Roman" w:eastAsiaTheme="minorHAnsi" w:hAnsi="Times New Roman" w:cs="Times New Roman"/>
          <w:sz w:val="22"/>
          <w:szCs w:val="22"/>
          <w:highlight w:val="yellow"/>
          <w:lang w:val="en-US" w:eastAsia="en-US"/>
        </w:rPr>
        <w:t xml:space="preserve"> </w:t>
      </w:r>
      <w:proofErr w:type="spellStart"/>
      <w:r w:rsidR="000B2E96" w:rsidRPr="00A93F1B">
        <w:rPr>
          <w:rFonts w:ascii="Times New Roman" w:eastAsiaTheme="minorHAnsi" w:hAnsi="Times New Roman" w:cs="Times New Roman"/>
          <w:sz w:val="22"/>
          <w:szCs w:val="22"/>
          <w:highlight w:val="yellow"/>
          <w:lang w:val="en-US" w:eastAsia="en-US"/>
        </w:rPr>
        <w:t>ici</w:t>
      </w:r>
      <w:proofErr w:type="spellEnd"/>
      <w:r w:rsidR="000B2E96" w:rsidRPr="00A93F1B">
        <w:rPr>
          <w:rFonts w:ascii="Times New Roman" w:eastAsiaTheme="minorHAnsi" w:hAnsi="Times New Roman" w:cs="Times New Roman"/>
          <w:sz w:val="22"/>
          <w:szCs w:val="22"/>
          <w:highlight w:val="yellow"/>
          <w:lang w:val="en-US" w:eastAsia="en-US"/>
        </w:rPr>
        <w:t xml:space="preserve"> </w:t>
      </w:r>
      <w:proofErr w:type="spellStart"/>
      <w:r w:rsidR="000B2E96" w:rsidRPr="00A93F1B">
        <w:rPr>
          <w:rFonts w:ascii="Times New Roman" w:eastAsiaTheme="minorHAnsi" w:hAnsi="Times New Roman" w:cs="Times New Roman"/>
          <w:sz w:val="22"/>
          <w:szCs w:val="22"/>
          <w:highlight w:val="yellow"/>
          <w:lang w:val="en-US" w:eastAsia="en-US"/>
        </w:rPr>
        <w:t>ce</w:t>
      </w:r>
      <w:proofErr w:type="spellEnd"/>
      <w:r w:rsidR="000B2E96" w:rsidRPr="00A93F1B">
        <w:rPr>
          <w:rFonts w:ascii="Times New Roman" w:eastAsiaTheme="minorHAnsi" w:hAnsi="Times New Roman" w:cs="Times New Roman"/>
          <w:sz w:val="22"/>
          <w:szCs w:val="22"/>
          <w:highlight w:val="yellow"/>
          <w:lang w:val="en-US" w:eastAsia="en-US"/>
        </w:rPr>
        <w:t xml:space="preserve"> </w:t>
      </w:r>
      <w:proofErr w:type="spellStart"/>
      <w:r w:rsidR="000B2E96" w:rsidRPr="00A93F1B">
        <w:rPr>
          <w:rFonts w:ascii="Times New Roman" w:eastAsiaTheme="minorHAnsi" w:hAnsi="Times New Roman" w:cs="Times New Roman"/>
          <w:sz w:val="22"/>
          <w:szCs w:val="22"/>
          <w:highlight w:val="yellow"/>
          <w:lang w:val="en-US" w:eastAsia="en-US"/>
        </w:rPr>
        <w:t>qu’on</w:t>
      </w:r>
      <w:proofErr w:type="spellEnd"/>
      <w:r w:rsidR="000B2E96" w:rsidRPr="00A93F1B">
        <w:rPr>
          <w:rFonts w:ascii="Times New Roman" w:eastAsiaTheme="minorHAnsi" w:hAnsi="Times New Roman" w:cs="Times New Roman"/>
          <w:sz w:val="22"/>
          <w:szCs w:val="22"/>
          <w:highlight w:val="yellow"/>
          <w:lang w:val="en-US" w:eastAsia="en-US"/>
        </w:rPr>
        <w:t xml:space="preserve"> fait </w:t>
      </w:r>
      <w:proofErr w:type="spellStart"/>
      <w:r w:rsidR="000B2E96" w:rsidRPr="00A93F1B">
        <w:rPr>
          <w:rFonts w:ascii="Times New Roman" w:eastAsiaTheme="minorHAnsi" w:hAnsi="Times New Roman" w:cs="Times New Roman"/>
          <w:sz w:val="22"/>
          <w:szCs w:val="22"/>
          <w:highlight w:val="yellow"/>
          <w:lang w:val="en-US" w:eastAsia="en-US"/>
        </w:rPr>
        <w:t>précisement</w:t>
      </w:r>
      <w:proofErr w:type="spellEnd"/>
      <w:r w:rsidR="000B2E96" w:rsidRPr="00A93F1B">
        <w:rPr>
          <w:rFonts w:ascii="Times New Roman" w:eastAsiaTheme="minorHAnsi" w:hAnsi="Times New Roman" w:cs="Times New Roman"/>
          <w:sz w:val="22"/>
          <w:szCs w:val="22"/>
          <w:highlight w:val="yellow"/>
          <w:lang w:val="en-US" w:eastAsia="en-US"/>
        </w:rPr>
        <w:t>)</w:t>
      </w:r>
      <w:r w:rsidR="002F095A" w:rsidRPr="004449D0">
        <w:rPr>
          <w:rFonts w:ascii="Times New Roman" w:eastAsiaTheme="minorHAnsi" w:hAnsi="Times New Roman" w:cs="Times New Roman"/>
          <w:sz w:val="22"/>
          <w:szCs w:val="22"/>
          <w:lang w:val="en-US" w:eastAsia="en-US"/>
        </w:rPr>
        <w:t>.</w:t>
      </w:r>
      <w:ins w:id="0" w:author="Charles Belanger Nzakimuena" w:date="2018-03-05T16:44:00Z">
        <w:r w:rsidR="004449D0" w:rsidRPr="00C15A4D">
          <w:rPr>
            <w:rFonts w:ascii="Times New Roman" w:eastAsiaTheme="minorHAnsi" w:hAnsi="Times New Roman" w:cs="Times New Roman"/>
            <w:sz w:val="22"/>
            <w:szCs w:val="22"/>
            <w:lang w:val="en-US" w:eastAsia="en-US"/>
          </w:rPr>
          <w:t>,</w:t>
        </w:r>
      </w:ins>
      <w:r w:rsidR="002F095A">
        <w:rPr>
          <w:rFonts w:ascii="Times New Roman" w:eastAsiaTheme="minorHAnsi" w:hAnsi="Times New Roman" w:cs="Times New Roman"/>
          <w:sz w:val="22"/>
          <w:szCs w:val="22"/>
          <w:lang w:val="en-US" w:eastAsia="en-US"/>
        </w:rPr>
        <w:t xml:space="preserve"> </w:t>
      </w:r>
      <w:r w:rsidR="004449D0">
        <w:rPr>
          <w:rFonts w:ascii="Times New Roman" w:eastAsiaTheme="minorHAnsi" w:hAnsi="Times New Roman" w:cs="Times New Roman"/>
          <w:sz w:val="22"/>
          <w:szCs w:val="22"/>
          <w:lang w:val="en-US" w:eastAsia="en-US"/>
        </w:rPr>
        <w:t xml:space="preserve">all </w:t>
      </w:r>
      <w:r w:rsidR="00321772">
        <w:rPr>
          <w:rFonts w:ascii="Times New Roman" w:eastAsiaTheme="minorHAnsi" w:hAnsi="Times New Roman" w:cs="Times New Roman"/>
          <w:sz w:val="22"/>
          <w:szCs w:val="22"/>
          <w:lang w:val="en-US" w:eastAsia="en-US"/>
        </w:rPr>
        <w:t>signal</w:t>
      </w:r>
      <w:r w:rsidR="004449D0">
        <w:rPr>
          <w:rFonts w:ascii="Times New Roman" w:eastAsiaTheme="minorHAnsi" w:hAnsi="Times New Roman" w:cs="Times New Roman"/>
          <w:sz w:val="22"/>
          <w:szCs w:val="22"/>
          <w:lang w:val="en-US" w:eastAsia="en-US"/>
        </w:rPr>
        <w:t>s</w:t>
      </w:r>
      <w:r w:rsidR="0067312A" w:rsidRPr="00321772">
        <w:rPr>
          <w:rFonts w:ascii="Times New Roman" w:eastAsiaTheme="minorHAnsi" w:hAnsi="Times New Roman" w:cs="Times New Roman"/>
          <w:sz w:val="22"/>
          <w:szCs w:val="22"/>
          <w:lang w:val="en-US" w:eastAsia="en-US"/>
        </w:rPr>
        <w:t xml:space="preserve"> then travels through low and high pass analog filters to keep only the frequency band of interest.  A </w:t>
      </w:r>
      <w:r w:rsidR="00621A7F" w:rsidRPr="00321772">
        <w:rPr>
          <w:rFonts w:ascii="Times New Roman" w:eastAsiaTheme="minorHAnsi" w:hAnsi="Times New Roman" w:cs="Times New Roman"/>
          <w:sz w:val="22"/>
          <w:szCs w:val="22"/>
          <w:lang w:val="en-US" w:eastAsia="en-US"/>
        </w:rPr>
        <w:t>notch</w:t>
      </w:r>
      <w:r w:rsidR="009A3019" w:rsidRPr="00321772">
        <w:rPr>
          <w:rFonts w:ascii="Times New Roman" w:eastAsiaTheme="minorHAnsi" w:hAnsi="Times New Roman" w:cs="Times New Roman"/>
          <w:sz w:val="22"/>
          <w:szCs w:val="22"/>
          <w:lang w:val="en-US" w:eastAsia="en-US"/>
        </w:rPr>
        <w:t xml:space="preserve"> analog filter </w:t>
      </w:r>
      <w:r w:rsidR="0067312A" w:rsidRPr="00321772">
        <w:rPr>
          <w:rFonts w:ascii="Times New Roman" w:eastAsiaTheme="minorHAnsi" w:hAnsi="Times New Roman" w:cs="Times New Roman"/>
          <w:sz w:val="22"/>
          <w:szCs w:val="22"/>
          <w:lang w:val="en-US" w:eastAsia="en-US"/>
        </w:rPr>
        <w:t xml:space="preserve">then removes </w:t>
      </w:r>
      <w:r w:rsidR="009A3019" w:rsidRPr="00321772">
        <w:rPr>
          <w:rFonts w:ascii="Times New Roman" w:eastAsiaTheme="minorHAnsi" w:hAnsi="Times New Roman" w:cs="Times New Roman"/>
          <w:sz w:val="22"/>
          <w:szCs w:val="22"/>
          <w:lang w:val="en-US" w:eastAsia="en-US"/>
        </w:rPr>
        <w:t xml:space="preserve">the </w:t>
      </w:r>
      <w:r w:rsidR="0067312A" w:rsidRPr="00321772">
        <w:rPr>
          <w:rFonts w:ascii="Times New Roman" w:eastAsiaTheme="minorHAnsi" w:hAnsi="Times New Roman" w:cs="Times New Roman"/>
          <w:sz w:val="22"/>
          <w:szCs w:val="22"/>
          <w:lang w:val="en-US" w:eastAsia="en-US"/>
        </w:rPr>
        <w:t>60-Hz</w:t>
      </w:r>
      <w:r w:rsidR="009A3019" w:rsidRPr="00321772">
        <w:rPr>
          <w:rFonts w:ascii="Times New Roman" w:eastAsiaTheme="minorHAnsi" w:hAnsi="Times New Roman" w:cs="Times New Roman"/>
          <w:sz w:val="22"/>
          <w:szCs w:val="22"/>
          <w:lang w:val="en-US" w:eastAsia="en-US"/>
        </w:rPr>
        <w:t xml:space="preserve"> power-line frequency</w:t>
      </w:r>
      <w:r w:rsidR="0067312A" w:rsidRPr="00321772">
        <w:rPr>
          <w:rFonts w:ascii="Times New Roman" w:eastAsiaTheme="minorHAnsi" w:hAnsi="Times New Roman" w:cs="Times New Roman"/>
          <w:sz w:val="22"/>
          <w:szCs w:val="22"/>
          <w:lang w:val="en-US" w:eastAsia="en-US"/>
        </w:rPr>
        <w:t xml:space="preserve"> interference</w:t>
      </w:r>
      <w:r w:rsidR="009A3019" w:rsidRPr="00321772">
        <w:rPr>
          <w:rFonts w:ascii="Times New Roman" w:eastAsiaTheme="minorHAnsi" w:hAnsi="Times New Roman" w:cs="Times New Roman"/>
          <w:sz w:val="22"/>
          <w:szCs w:val="22"/>
          <w:lang w:val="en-US" w:eastAsia="en-US"/>
        </w:rPr>
        <w:t>.</w:t>
      </w:r>
      <w:r w:rsidR="007E3E40" w:rsidRPr="00321772">
        <w:rPr>
          <w:rFonts w:ascii="Times New Roman" w:eastAsiaTheme="minorHAnsi" w:hAnsi="Times New Roman" w:cs="Times New Roman"/>
          <w:sz w:val="22"/>
          <w:szCs w:val="22"/>
          <w:lang w:val="en-US" w:eastAsia="en-US"/>
        </w:rPr>
        <w:t xml:space="preserve">  The signal is</w:t>
      </w:r>
      <w:r w:rsidR="009A3019" w:rsidRPr="00321772">
        <w:rPr>
          <w:rFonts w:ascii="Times New Roman" w:eastAsiaTheme="minorHAnsi" w:hAnsi="Times New Roman" w:cs="Times New Roman"/>
          <w:sz w:val="22"/>
          <w:szCs w:val="22"/>
          <w:lang w:val="en-US" w:eastAsia="en-US"/>
        </w:rPr>
        <w:t xml:space="preserve"> further amplified before it is directed to </w:t>
      </w:r>
      <w:r w:rsidR="007E3E40" w:rsidRPr="00321772">
        <w:rPr>
          <w:rFonts w:ascii="Times New Roman" w:eastAsiaTheme="minorHAnsi" w:hAnsi="Times New Roman" w:cs="Times New Roman"/>
          <w:sz w:val="22"/>
          <w:szCs w:val="22"/>
          <w:lang w:val="en-US" w:eastAsia="en-US"/>
        </w:rPr>
        <w:t>an analog-to-digital converter that connects to a raspberry pi computer</w:t>
      </w:r>
      <w:r w:rsidR="00BA52E6">
        <w:rPr>
          <w:rFonts w:ascii="Times New Roman" w:eastAsiaTheme="minorHAnsi" w:hAnsi="Times New Roman" w:cs="Times New Roman"/>
          <w:sz w:val="22"/>
          <w:szCs w:val="22"/>
          <w:lang w:val="en-US" w:eastAsia="en-US"/>
        </w:rPr>
        <w:t xml:space="preserve"> </w:t>
      </w:r>
      <w:r w:rsidR="00C15A4D">
        <w:rPr>
          <w:rFonts w:ascii="Times New Roman" w:eastAsiaTheme="minorHAnsi" w:hAnsi="Times New Roman" w:cs="Times New Roman"/>
          <w:sz w:val="22"/>
          <w:szCs w:val="22"/>
          <w:lang w:val="en-US" w:eastAsia="en-US"/>
        </w:rPr>
        <w:t>over its</w:t>
      </w:r>
      <w:r w:rsidR="00BA52E6">
        <w:rPr>
          <w:rFonts w:ascii="Times New Roman" w:eastAsiaTheme="minorHAnsi" w:hAnsi="Times New Roman" w:cs="Times New Roman"/>
          <w:sz w:val="22"/>
          <w:szCs w:val="22"/>
          <w:lang w:val="en-US" w:eastAsia="en-US"/>
        </w:rPr>
        <w:t xml:space="preserve"> I</w:t>
      </w:r>
      <w:r w:rsidR="00BA52E6" w:rsidRPr="004A4A3F">
        <w:rPr>
          <w:rFonts w:ascii="Times New Roman" w:eastAsiaTheme="minorHAnsi" w:hAnsi="Times New Roman" w:cs="Times New Roman"/>
          <w:sz w:val="22"/>
          <w:szCs w:val="22"/>
          <w:lang w:val="en-US" w:eastAsia="en-US"/>
        </w:rPr>
        <w:t>2</w:t>
      </w:r>
      <w:r w:rsidR="00BA52E6">
        <w:rPr>
          <w:rFonts w:ascii="Times New Roman" w:eastAsiaTheme="minorHAnsi" w:hAnsi="Times New Roman" w:cs="Times New Roman"/>
          <w:sz w:val="22"/>
          <w:szCs w:val="22"/>
          <w:lang w:val="en-US" w:eastAsia="en-US"/>
        </w:rPr>
        <w:t xml:space="preserve">C </w:t>
      </w:r>
      <w:r w:rsidR="00A93F1B">
        <w:rPr>
          <w:rFonts w:ascii="Times New Roman" w:eastAsiaTheme="minorHAnsi" w:hAnsi="Times New Roman" w:cs="Times New Roman"/>
          <w:sz w:val="22"/>
          <w:szCs w:val="22"/>
          <w:lang w:val="en-US" w:eastAsia="en-US"/>
        </w:rPr>
        <w:t>protocol</w:t>
      </w:r>
      <w:r w:rsidR="007E3E40" w:rsidRPr="00321772">
        <w:rPr>
          <w:rFonts w:ascii="Times New Roman" w:eastAsiaTheme="minorHAnsi" w:hAnsi="Times New Roman" w:cs="Times New Roman"/>
          <w:sz w:val="22"/>
          <w:szCs w:val="22"/>
          <w:lang w:val="en-US" w:eastAsia="en-US"/>
        </w:rPr>
        <w:t xml:space="preserve">.  </w:t>
      </w:r>
      <w:r w:rsidR="0049761E">
        <w:rPr>
          <w:rFonts w:ascii="Times New Roman" w:eastAsiaTheme="minorHAnsi" w:hAnsi="Times New Roman" w:cs="Times New Roman"/>
          <w:sz w:val="22"/>
          <w:szCs w:val="22"/>
          <w:lang w:val="en-US" w:eastAsia="en-US"/>
        </w:rPr>
        <w:t>T</w:t>
      </w:r>
      <w:r w:rsidR="005D7594">
        <w:rPr>
          <w:rFonts w:ascii="Times New Roman" w:eastAsiaTheme="minorHAnsi" w:hAnsi="Times New Roman" w:cs="Times New Roman"/>
          <w:sz w:val="22"/>
          <w:szCs w:val="22"/>
          <w:lang w:val="en-US" w:eastAsia="en-US"/>
        </w:rPr>
        <w:t>he raspberry pi run</w:t>
      </w:r>
      <w:r w:rsidR="00B52ADF">
        <w:rPr>
          <w:rFonts w:ascii="Times New Roman" w:eastAsiaTheme="minorHAnsi" w:hAnsi="Times New Roman" w:cs="Times New Roman"/>
          <w:sz w:val="22"/>
          <w:szCs w:val="22"/>
          <w:lang w:val="en-US" w:eastAsia="en-US"/>
        </w:rPr>
        <w:t>s</w:t>
      </w:r>
      <w:r w:rsidR="005D7594">
        <w:rPr>
          <w:rFonts w:ascii="Times New Roman" w:eastAsiaTheme="minorHAnsi" w:hAnsi="Times New Roman" w:cs="Times New Roman"/>
          <w:sz w:val="22"/>
          <w:szCs w:val="22"/>
          <w:lang w:val="en-US" w:eastAsia="en-US"/>
        </w:rPr>
        <w:t xml:space="preserve"> our data </w:t>
      </w:r>
      <w:r w:rsidR="00B52ADF">
        <w:rPr>
          <w:rFonts w:ascii="Times New Roman" w:eastAsiaTheme="minorHAnsi" w:hAnsi="Times New Roman" w:cs="Times New Roman"/>
          <w:sz w:val="22"/>
          <w:szCs w:val="22"/>
          <w:lang w:val="en-US" w:eastAsia="en-US"/>
        </w:rPr>
        <w:t xml:space="preserve">processing program, </w:t>
      </w:r>
      <w:r w:rsidR="0049761E">
        <w:rPr>
          <w:rFonts w:ascii="Times New Roman" w:eastAsiaTheme="minorHAnsi" w:hAnsi="Times New Roman" w:cs="Times New Roman"/>
          <w:sz w:val="22"/>
          <w:szCs w:val="22"/>
          <w:lang w:val="en-US" w:eastAsia="en-US"/>
        </w:rPr>
        <w:t xml:space="preserve">which provides </w:t>
      </w:r>
      <w:r w:rsidR="005D7594">
        <w:rPr>
          <w:rFonts w:ascii="Times New Roman" w:eastAsiaTheme="minorHAnsi" w:hAnsi="Times New Roman" w:cs="Times New Roman"/>
          <w:sz w:val="22"/>
          <w:szCs w:val="22"/>
          <w:lang w:val="en-US" w:eastAsia="en-US"/>
        </w:rPr>
        <w:t xml:space="preserve">real time </w:t>
      </w:r>
      <w:r w:rsidR="0049761E">
        <w:rPr>
          <w:rFonts w:ascii="Times New Roman" w:eastAsiaTheme="minorHAnsi" w:hAnsi="Times New Roman" w:cs="Times New Roman"/>
          <w:sz w:val="22"/>
          <w:szCs w:val="22"/>
          <w:lang w:val="en-US" w:eastAsia="en-US"/>
        </w:rPr>
        <w:t xml:space="preserve">signal </w:t>
      </w:r>
      <w:r w:rsidR="00A93F1B">
        <w:rPr>
          <w:rFonts w:ascii="Times New Roman" w:eastAsiaTheme="minorHAnsi" w:hAnsi="Times New Roman" w:cs="Times New Roman"/>
          <w:sz w:val="22"/>
          <w:szCs w:val="22"/>
          <w:lang w:val="en-US" w:eastAsia="en-US"/>
        </w:rPr>
        <w:t>processing capabilities.</w:t>
      </w:r>
      <w:r w:rsidR="000B2E96">
        <w:rPr>
          <w:rFonts w:ascii="Times New Roman" w:eastAsiaTheme="minorHAnsi" w:hAnsi="Times New Roman" w:cs="Times New Roman"/>
          <w:sz w:val="22"/>
          <w:szCs w:val="22"/>
          <w:lang w:val="en-US" w:eastAsia="en-US"/>
        </w:rPr>
        <w:t xml:space="preserve"> </w:t>
      </w:r>
      <w:r w:rsidR="004512C0" w:rsidRPr="004512C0">
        <w:rPr>
          <w:rFonts w:ascii="Times New Roman" w:eastAsiaTheme="minorHAnsi" w:hAnsi="Times New Roman" w:cs="Times New Roman"/>
          <w:sz w:val="22"/>
          <w:szCs w:val="22"/>
          <w:lang w:val="en-US" w:eastAsia="en-US"/>
        </w:rPr>
        <w:t xml:space="preserve">Reading 4 channels simultaneously, we reach an acquisition rate of XX Hz. </w:t>
      </w:r>
      <w:r w:rsidR="003E7264">
        <w:rPr>
          <w:rFonts w:ascii="Times New Roman" w:eastAsiaTheme="minorHAnsi" w:hAnsi="Times New Roman" w:cs="Times New Roman"/>
          <w:sz w:val="22"/>
          <w:szCs w:val="22"/>
          <w:lang w:val="en-US" w:eastAsia="en-US"/>
        </w:rPr>
        <w:t xml:space="preserve">Through </w:t>
      </w:r>
      <w:r w:rsidR="000B2E96">
        <w:rPr>
          <w:rFonts w:ascii="Times New Roman" w:eastAsiaTheme="minorHAnsi" w:hAnsi="Times New Roman" w:cs="Times New Roman"/>
          <w:sz w:val="22"/>
          <w:szCs w:val="22"/>
          <w:lang w:val="en-US" w:eastAsia="en-US"/>
        </w:rPr>
        <w:t>the</w:t>
      </w:r>
      <w:r w:rsidR="004A4A3F">
        <w:rPr>
          <w:rFonts w:ascii="Times New Roman" w:eastAsiaTheme="minorHAnsi" w:hAnsi="Times New Roman" w:cs="Times New Roman"/>
          <w:sz w:val="22"/>
          <w:szCs w:val="22"/>
          <w:lang w:val="en-US" w:eastAsia="en-US"/>
        </w:rPr>
        <w:t xml:space="preserve"> interface we can visualize real-time </w:t>
      </w:r>
      <w:r w:rsidR="004A4A3F" w:rsidRPr="004A4A3F">
        <w:rPr>
          <w:rFonts w:ascii="Times New Roman" w:eastAsiaTheme="minorHAnsi" w:hAnsi="Times New Roman" w:cs="Times New Roman"/>
          <w:sz w:val="22"/>
          <w:szCs w:val="22"/>
          <w:lang w:val="en-US" w:eastAsia="en-US"/>
        </w:rPr>
        <w:t>signal</w:t>
      </w:r>
      <w:r w:rsidR="005D7594">
        <w:rPr>
          <w:rFonts w:ascii="Times New Roman" w:eastAsiaTheme="minorHAnsi" w:hAnsi="Times New Roman" w:cs="Times New Roman"/>
          <w:sz w:val="22"/>
          <w:szCs w:val="22"/>
          <w:lang w:val="en-US" w:eastAsia="en-US"/>
        </w:rPr>
        <w:t>s</w:t>
      </w:r>
      <w:r w:rsidR="004A4A3F" w:rsidRPr="004A4A3F">
        <w:rPr>
          <w:rFonts w:ascii="Times New Roman" w:eastAsiaTheme="minorHAnsi" w:hAnsi="Times New Roman" w:cs="Times New Roman"/>
          <w:sz w:val="22"/>
          <w:szCs w:val="22"/>
          <w:lang w:val="en-US" w:eastAsia="en-US"/>
        </w:rPr>
        <w:t xml:space="preserve"> in the time and frequency domains, </w:t>
      </w:r>
      <w:r w:rsidR="003E7264">
        <w:rPr>
          <w:rFonts w:ascii="Times New Roman" w:eastAsiaTheme="minorHAnsi" w:hAnsi="Times New Roman" w:cs="Times New Roman"/>
          <w:sz w:val="22"/>
          <w:szCs w:val="22"/>
          <w:lang w:val="en-US" w:eastAsia="en-US"/>
        </w:rPr>
        <w:t xml:space="preserve">and </w:t>
      </w:r>
      <w:r w:rsidR="004A4A3F" w:rsidRPr="004A4A3F">
        <w:rPr>
          <w:rFonts w:ascii="Times New Roman" w:eastAsiaTheme="minorHAnsi" w:hAnsi="Times New Roman" w:cs="Times New Roman"/>
          <w:sz w:val="22"/>
          <w:szCs w:val="22"/>
          <w:lang w:val="en-US" w:eastAsia="en-US"/>
        </w:rPr>
        <w:t>for each acquisition channel</w:t>
      </w:r>
      <w:r w:rsidR="004A4A3F">
        <w:rPr>
          <w:rFonts w:ascii="Times New Roman" w:eastAsiaTheme="minorHAnsi" w:hAnsi="Times New Roman" w:cs="Times New Roman"/>
          <w:sz w:val="22"/>
          <w:szCs w:val="22"/>
          <w:lang w:val="en-US" w:eastAsia="en-US"/>
        </w:rPr>
        <w:t>.</w:t>
      </w:r>
      <w:r w:rsidR="004A4A3F" w:rsidRPr="004A4A3F">
        <w:rPr>
          <w:rFonts w:ascii="Times New Roman" w:eastAsiaTheme="minorHAnsi" w:hAnsi="Times New Roman" w:cs="Times New Roman"/>
          <w:sz w:val="22"/>
          <w:szCs w:val="22"/>
          <w:lang w:val="en-US" w:eastAsia="en-US"/>
        </w:rPr>
        <w:t xml:space="preserve"> </w:t>
      </w:r>
      <w:r w:rsidRPr="00321772">
        <w:rPr>
          <w:rFonts w:ascii="Times New Roman" w:eastAsiaTheme="minorHAnsi" w:hAnsi="Times New Roman" w:cs="Times New Roman"/>
          <w:sz w:val="22"/>
          <w:szCs w:val="22"/>
          <w:lang w:val="en-US" w:eastAsia="en-US"/>
        </w:rPr>
        <w:t>»</w:t>
      </w:r>
      <w:r w:rsidR="00296C34" w:rsidRPr="00C1598B">
        <w:rPr>
          <w:rFonts w:ascii="Times New Roman" w:hAnsi="Times New Roman" w:cs="Times New Roman"/>
          <w:lang w:val="en-US"/>
        </w:rPr>
        <w:t xml:space="preserve"> </w:t>
      </w:r>
    </w:p>
    <w:p w:rsidR="004A4A3F" w:rsidRDefault="004A4A3F" w:rsidP="00B75C59">
      <w:pPr>
        <w:pStyle w:val="PrformatHTML"/>
        <w:shd w:val="clear" w:color="auto" w:fill="FFFFFF"/>
        <w:jc w:val="both"/>
        <w:rPr>
          <w:rFonts w:ascii="Times New Roman" w:hAnsi="Times New Roman" w:cs="Times New Roman"/>
          <w:lang w:val="en-US"/>
        </w:rPr>
      </w:pPr>
    </w:p>
    <w:p w:rsidR="002F095A" w:rsidRDefault="002F095A" w:rsidP="00B75C59">
      <w:pPr>
        <w:pStyle w:val="PrformatHTML"/>
        <w:shd w:val="clear" w:color="auto" w:fill="FFFFFF"/>
        <w:jc w:val="both"/>
        <w:rPr>
          <w:rFonts w:ascii="Times New Roman" w:eastAsiaTheme="minorHAnsi" w:hAnsi="Times New Roman" w:cs="Times New Roman"/>
          <w:i/>
          <w:sz w:val="22"/>
          <w:szCs w:val="22"/>
          <w:lang w:val="en-US" w:eastAsia="en-US"/>
        </w:rPr>
      </w:pPr>
      <w:r w:rsidRPr="00810C56">
        <w:rPr>
          <w:rFonts w:ascii="Times New Roman" w:eastAsiaTheme="minorHAnsi" w:hAnsi="Times New Roman" w:cs="Times New Roman"/>
          <w:i/>
          <w:sz w:val="22"/>
          <w:szCs w:val="22"/>
          <w:highlight w:val="yellow"/>
          <w:lang w:val="en-US" w:eastAsia="en-US"/>
        </w:rPr>
        <w:t xml:space="preserve">If we are able to demonstrate the </w:t>
      </w:r>
      <w:r w:rsidR="004A4A3F" w:rsidRPr="00810C56">
        <w:rPr>
          <w:rFonts w:ascii="Times New Roman" w:eastAsiaTheme="minorHAnsi" w:hAnsi="Times New Roman" w:cs="Times New Roman"/>
          <w:i/>
          <w:sz w:val="22"/>
          <w:szCs w:val="22"/>
          <w:highlight w:val="yellow"/>
          <w:lang w:val="en-US" w:eastAsia="en-US"/>
        </w:rPr>
        <w:t xml:space="preserve">detection of </w:t>
      </w:r>
      <w:r w:rsidRPr="00810C56">
        <w:rPr>
          <w:rFonts w:ascii="Times New Roman" w:eastAsiaTheme="minorHAnsi" w:hAnsi="Times New Roman" w:cs="Times New Roman"/>
          <w:i/>
          <w:sz w:val="22"/>
          <w:szCs w:val="22"/>
          <w:highlight w:val="yellow"/>
          <w:lang w:val="en-US" w:eastAsia="en-US"/>
        </w:rPr>
        <w:t>alpha</w:t>
      </w:r>
      <w:r w:rsidR="004A4A3F" w:rsidRPr="00810C56">
        <w:rPr>
          <w:rFonts w:ascii="Times New Roman" w:eastAsiaTheme="minorHAnsi" w:hAnsi="Times New Roman" w:cs="Times New Roman"/>
          <w:i/>
          <w:sz w:val="22"/>
          <w:szCs w:val="22"/>
          <w:highlight w:val="yellow"/>
          <w:lang w:val="en-US" w:eastAsia="en-US"/>
        </w:rPr>
        <w:t xml:space="preserve"> waves</w:t>
      </w:r>
      <w:r w:rsidR="002A3C96" w:rsidRPr="00810C56">
        <w:rPr>
          <w:rFonts w:ascii="Times New Roman" w:eastAsiaTheme="minorHAnsi" w:hAnsi="Times New Roman" w:cs="Times New Roman"/>
          <w:i/>
          <w:sz w:val="22"/>
          <w:szCs w:val="22"/>
          <w:highlight w:val="yellow"/>
          <w:lang w:val="en-US" w:eastAsia="en-US"/>
        </w:rPr>
        <w:t>,</w:t>
      </w:r>
      <w:r w:rsidR="004A4A3F" w:rsidRPr="00810C56">
        <w:rPr>
          <w:rFonts w:ascii="Times New Roman" w:eastAsiaTheme="minorHAnsi" w:hAnsi="Times New Roman" w:cs="Times New Roman"/>
          <w:i/>
          <w:sz w:val="22"/>
          <w:szCs w:val="22"/>
          <w:highlight w:val="yellow"/>
          <w:lang w:val="en-US" w:eastAsia="en-US"/>
        </w:rPr>
        <w:t xml:space="preserve"> </w:t>
      </w:r>
      <w:r w:rsidR="002A3C96" w:rsidRPr="00810C56">
        <w:rPr>
          <w:rFonts w:ascii="Times New Roman" w:eastAsiaTheme="minorHAnsi" w:hAnsi="Times New Roman" w:cs="Times New Roman"/>
          <w:i/>
          <w:sz w:val="22"/>
          <w:szCs w:val="22"/>
          <w:highlight w:val="yellow"/>
          <w:lang w:val="en-US" w:eastAsia="en-US"/>
        </w:rPr>
        <w:t>w</w:t>
      </w:r>
      <w:r w:rsidR="004A4A3F" w:rsidRPr="00810C56">
        <w:rPr>
          <w:rFonts w:ascii="Times New Roman" w:eastAsiaTheme="minorHAnsi" w:hAnsi="Times New Roman" w:cs="Times New Roman"/>
          <w:i/>
          <w:sz w:val="22"/>
          <w:szCs w:val="22"/>
          <w:highlight w:val="yellow"/>
          <w:lang w:val="en-US" w:eastAsia="en-US"/>
        </w:rPr>
        <w:t>e do it at this moment in the video.</w:t>
      </w:r>
    </w:p>
    <w:p w:rsidR="004A4A3F" w:rsidRDefault="004A4A3F" w:rsidP="00B75C59">
      <w:pPr>
        <w:pStyle w:val="PrformatHTML"/>
        <w:shd w:val="clear" w:color="auto" w:fill="FFFFFF"/>
        <w:jc w:val="both"/>
        <w:rPr>
          <w:rFonts w:ascii="Times New Roman" w:eastAsiaTheme="minorHAnsi" w:hAnsi="Times New Roman" w:cs="Times New Roman"/>
          <w:i/>
          <w:sz w:val="22"/>
          <w:szCs w:val="22"/>
          <w:lang w:val="en-US" w:eastAsia="en-US"/>
        </w:rPr>
      </w:pPr>
      <w:r w:rsidRPr="004A4A3F">
        <w:rPr>
          <w:rFonts w:ascii="Times New Roman" w:eastAsiaTheme="minorHAnsi" w:hAnsi="Times New Roman" w:cs="Times New Roman"/>
          <w:i/>
          <w:sz w:val="22"/>
          <w:szCs w:val="22"/>
          <w:lang w:val="en-US" w:eastAsia="en-US"/>
        </w:rPr>
        <w:t>If not, we justify the fact that the obtained signals seem to be good -&gt; Frequency range with FFT</w:t>
      </w:r>
    </w:p>
    <w:p w:rsidR="000B2E96" w:rsidRPr="00FB05B3" w:rsidRDefault="000B2E96" w:rsidP="00B75C59">
      <w:pPr>
        <w:pStyle w:val="PrformatHTML"/>
        <w:shd w:val="clear" w:color="auto" w:fill="FFFFFF"/>
        <w:jc w:val="both"/>
        <w:rPr>
          <w:rFonts w:ascii="Times New Roman" w:eastAsiaTheme="minorHAnsi" w:hAnsi="Times New Roman" w:cs="Times New Roman"/>
          <w:i/>
          <w:sz w:val="22"/>
          <w:szCs w:val="22"/>
          <w:lang w:eastAsia="en-US"/>
        </w:rPr>
      </w:pPr>
      <w:r w:rsidRPr="00FB05B3">
        <w:rPr>
          <w:rFonts w:ascii="Times New Roman" w:eastAsiaTheme="minorHAnsi" w:hAnsi="Times New Roman" w:cs="Times New Roman"/>
          <w:i/>
          <w:sz w:val="22"/>
          <w:szCs w:val="22"/>
          <w:lang w:eastAsia="en-US"/>
        </w:rPr>
        <w:t xml:space="preserve">Alpha </w:t>
      </w:r>
      <w:proofErr w:type="spellStart"/>
      <w:r w:rsidRPr="00FB05B3">
        <w:rPr>
          <w:rFonts w:ascii="Times New Roman" w:eastAsiaTheme="minorHAnsi" w:hAnsi="Times New Roman" w:cs="Times New Roman"/>
          <w:i/>
          <w:sz w:val="22"/>
          <w:szCs w:val="22"/>
          <w:lang w:eastAsia="en-US"/>
        </w:rPr>
        <w:t>waves</w:t>
      </w:r>
      <w:proofErr w:type="spellEnd"/>
      <w:r w:rsidRPr="00FB05B3">
        <w:rPr>
          <w:rFonts w:ascii="Times New Roman" w:eastAsiaTheme="minorHAnsi" w:hAnsi="Times New Roman" w:cs="Times New Roman"/>
          <w:i/>
          <w:sz w:val="22"/>
          <w:szCs w:val="22"/>
          <w:lang w:eastAsia="en-US"/>
        </w:rPr>
        <w:t xml:space="preserve"> (8-1</w:t>
      </w:r>
      <w:r w:rsidR="00810C56" w:rsidRPr="00FB05B3">
        <w:rPr>
          <w:rFonts w:ascii="Times New Roman" w:eastAsiaTheme="minorHAnsi" w:hAnsi="Times New Roman" w:cs="Times New Roman"/>
          <w:i/>
          <w:sz w:val="22"/>
          <w:szCs w:val="22"/>
          <w:lang w:eastAsia="en-US"/>
        </w:rPr>
        <w:t>2</w:t>
      </w:r>
      <w:r w:rsidRPr="00FB05B3">
        <w:rPr>
          <w:rFonts w:ascii="Times New Roman" w:eastAsiaTheme="minorHAnsi" w:hAnsi="Times New Roman" w:cs="Times New Roman"/>
          <w:i/>
          <w:sz w:val="22"/>
          <w:szCs w:val="22"/>
          <w:lang w:eastAsia="en-US"/>
        </w:rPr>
        <w:t xml:space="preserve"> Hz): </w:t>
      </w:r>
      <w:r w:rsidRPr="000B2E96">
        <w:rPr>
          <w:rFonts w:ascii="Times New Roman" w:eastAsiaTheme="minorHAnsi" w:hAnsi="Times New Roman" w:cs="Times New Roman"/>
          <w:i/>
          <w:sz w:val="22"/>
          <w:szCs w:val="22"/>
          <w:lang w:eastAsia="en-US"/>
        </w:rPr>
        <w:t xml:space="preserve">Elles sont produites lorsque le patient a les yeux fermés. Lorsque </w:t>
      </w:r>
      <w:r>
        <w:rPr>
          <w:rFonts w:ascii="Times New Roman" w:eastAsiaTheme="minorHAnsi" w:hAnsi="Times New Roman" w:cs="Times New Roman"/>
          <w:i/>
          <w:sz w:val="22"/>
          <w:szCs w:val="22"/>
          <w:lang w:eastAsia="en-US"/>
        </w:rPr>
        <w:t>les yeux sont ouverts, il n’y aura pas de pic carac</w:t>
      </w:r>
      <w:r w:rsidR="00810C56">
        <w:rPr>
          <w:rFonts w:ascii="Times New Roman" w:eastAsiaTheme="minorHAnsi" w:hAnsi="Times New Roman" w:cs="Times New Roman"/>
          <w:i/>
          <w:sz w:val="22"/>
          <w:szCs w:val="22"/>
          <w:lang w:eastAsia="en-US"/>
        </w:rPr>
        <w:t>téristique dans la plage de 8-12</w:t>
      </w:r>
      <w:r>
        <w:rPr>
          <w:rFonts w:ascii="Times New Roman" w:eastAsiaTheme="minorHAnsi" w:hAnsi="Times New Roman" w:cs="Times New Roman"/>
          <w:i/>
          <w:sz w:val="22"/>
          <w:szCs w:val="22"/>
          <w:lang w:eastAsia="en-US"/>
        </w:rPr>
        <w:t xml:space="preserve"> Hz.</w:t>
      </w:r>
    </w:p>
    <w:p w:rsidR="004A4A3F" w:rsidRPr="004262ED" w:rsidRDefault="004A4A3F" w:rsidP="00B75C59">
      <w:pPr>
        <w:pStyle w:val="PrformatHTML"/>
        <w:shd w:val="clear" w:color="auto" w:fill="FFFFFF"/>
        <w:jc w:val="both"/>
        <w:rPr>
          <w:rFonts w:ascii="Times New Roman" w:eastAsiaTheme="minorHAnsi" w:hAnsi="Times New Roman" w:cs="Times New Roman"/>
          <w:i/>
          <w:sz w:val="22"/>
          <w:szCs w:val="22"/>
          <w:lang w:eastAsia="en-US"/>
        </w:rPr>
      </w:pPr>
    </w:p>
    <w:p w:rsidR="00D809F0" w:rsidRPr="004262ED" w:rsidRDefault="004A4A3F" w:rsidP="00B75C59">
      <w:pPr>
        <w:pStyle w:val="PrformatHTML"/>
        <w:shd w:val="clear" w:color="auto" w:fill="FFFFFF"/>
        <w:jc w:val="both"/>
        <w:rPr>
          <w:rFonts w:ascii="Times New Roman" w:eastAsiaTheme="minorHAnsi" w:hAnsi="Times New Roman" w:cs="Times New Roman"/>
          <w:sz w:val="22"/>
          <w:szCs w:val="22"/>
          <w:lang w:eastAsia="en-US"/>
        </w:rPr>
      </w:pPr>
      <w:r w:rsidRPr="004262ED">
        <w:rPr>
          <w:rFonts w:ascii="Times New Roman" w:hAnsi="Times New Roman" w:cs="Times New Roman"/>
          <w:b/>
          <w:sz w:val="22"/>
          <w:szCs w:val="22"/>
        </w:rPr>
        <w:t>Dina:</w:t>
      </w:r>
      <w:r w:rsidRPr="004262ED">
        <w:rPr>
          <w:rFonts w:ascii="Times New Roman" w:hAnsi="Times New Roman" w:cs="Times New Roman"/>
          <w:sz w:val="22"/>
          <w:szCs w:val="22"/>
        </w:rPr>
        <w:t xml:space="preserve"> « </w:t>
      </w:r>
      <w:r w:rsidR="00117FBB" w:rsidRPr="004262ED">
        <w:rPr>
          <w:rFonts w:ascii="Times New Roman" w:hAnsi="Times New Roman" w:cs="Times New Roman"/>
          <w:sz w:val="22"/>
          <w:szCs w:val="22"/>
        </w:rPr>
        <w:t xml:space="preserve">As </w:t>
      </w:r>
      <w:proofErr w:type="spellStart"/>
      <w:r w:rsidR="00117FBB" w:rsidRPr="004262ED">
        <w:rPr>
          <w:rFonts w:ascii="Times New Roman" w:hAnsi="Times New Roman" w:cs="Times New Roman"/>
          <w:sz w:val="22"/>
          <w:szCs w:val="22"/>
        </w:rPr>
        <w:t>we</w:t>
      </w:r>
      <w:proofErr w:type="spellEnd"/>
      <w:r w:rsidR="00117FBB" w:rsidRPr="004262ED">
        <w:rPr>
          <w:rFonts w:ascii="Times New Roman" w:hAnsi="Times New Roman" w:cs="Times New Roman"/>
          <w:sz w:val="22"/>
          <w:szCs w:val="22"/>
        </w:rPr>
        <w:t xml:space="preserve"> </w:t>
      </w:r>
      <w:proofErr w:type="spellStart"/>
      <w:r w:rsidR="00117FBB" w:rsidRPr="004262ED">
        <w:rPr>
          <w:rFonts w:ascii="Times New Roman" w:hAnsi="Times New Roman" w:cs="Times New Roman"/>
          <w:sz w:val="22"/>
          <w:szCs w:val="22"/>
        </w:rPr>
        <w:t>can</w:t>
      </w:r>
      <w:proofErr w:type="spellEnd"/>
      <w:r w:rsidR="00117FBB" w:rsidRPr="004262ED">
        <w:rPr>
          <w:rFonts w:ascii="Times New Roman" w:hAnsi="Times New Roman" w:cs="Times New Roman"/>
          <w:sz w:val="22"/>
          <w:szCs w:val="22"/>
        </w:rPr>
        <w:t xml:space="preserve"> </w:t>
      </w:r>
      <w:proofErr w:type="spellStart"/>
      <w:r w:rsidR="00117FBB" w:rsidRPr="004262ED">
        <w:rPr>
          <w:rFonts w:ascii="Times New Roman" w:hAnsi="Times New Roman" w:cs="Times New Roman"/>
          <w:sz w:val="22"/>
          <w:szCs w:val="22"/>
        </w:rPr>
        <w:t>see</w:t>
      </w:r>
      <w:proofErr w:type="spellEnd"/>
      <w:r w:rsidR="00117FBB" w:rsidRPr="004262ED">
        <w:rPr>
          <w:rFonts w:ascii="Times New Roman" w:hAnsi="Times New Roman" w:cs="Times New Roman"/>
          <w:sz w:val="22"/>
          <w:szCs w:val="22"/>
        </w:rPr>
        <w:t xml:space="preserve">, </w:t>
      </w:r>
      <w:proofErr w:type="spellStart"/>
      <w:r w:rsidR="00117FBB" w:rsidRPr="004262ED">
        <w:rPr>
          <w:rFonts w:ascii="Times New Roman" w:hAnsi="Times New Roman" w:cs="Times New Roman"/>
          <w:sz w:val="22"/>
          <w:szCs w:val="22"/>
        </w:rPr>
        <w:t>our</w:t>
      </w:r>
      <w:proofErr w:type="spellEnd"/>
      <w:r w:rsidR="00117FBB" w:rsidRPr="004262ED">
        <w:rPr>
          <w:rFonts w:ascii="Times New Roman" w:hAnsi="Times New Roman" w:cs="Times New Roman"/>
          <w:sz w:val="22"/>
          <w:szCs w:val="22"/>
        </w:rPr>
        <w:t xml:space="preserve"> acquisition pipeline </w:t>
      </w:r>
      <w:proofErr w:type="spellStart"/>
      <w:r w:rsidR="00117FBB" w:rsidRPr="004262ED">
        <w:rPr>
          <w:rFonts w:ascii="Times New Roman" w:hAnsi="Times New Roman" w:cs="Times New Roman"/>
          <w:sz w:val="22"/>
          <w:szCs w:val="22"/>
        </w:rPr>
        <w:t>is</w:t>
      </w:r>
      <w:proofErr w:type="spellEnd"/>
      <w:r w:rsidR="00117FBB" w:rsidRPr="004262ED">
        <w:rPr>
          <w:rFonts w:ascii="Times New Roman" w:hAnsi="Times New Roman" w:cs="Times New Roman"/>
          <w:sz w:val="22"/>
          <w:szCs w:val="22"/>
        </w:rPr>
        <w:t xml:space="preserve"> </w:t>
      </w:r>
      <w:proofErr w:type="spellStart"/>
      <w:r w:rsidR="00117FBB" w:rsidRPr="004262ED">
        <w:rPr>
          <w:rFonts w:ascii="Times New Roman" w:hAnsi="Times New Roman" w:cs="Times New Roman"/>
          <w:sz w:val="22"/>
          <w:szCs w:val="22"/>
        </w:rPr>
        <w:t>working</w:t>
      </w:r>
      <w:proofErr w:type="spellEnd"/>
      <w:r w:rsidR="00117FBB" w:rsidRPr="004262ED">
        <w:rPr>
          <w:rFonts w:ascii="Times New Roman" w:hAnsi="Times New Roman" w:cs="Times New Roman"/>
          <w:sz w:val="22"/>
          <w:szCs w:val="22"/>
        </w:rPr>
        <w:t xml:space="preserve"> </w:t>
      </w:r>
      <w:proofErr w:type="spellStart"/>
      <w:r w:rsidR="00117FBB" w:rsidRPr="004262ED">
        <w:rPr>
          <w:rFonts w:ascii="Times New Roman" w:hAnsi="Times New Roman" w:cs="Times New Roman"/>
          <w:sz w:val="22"/>
          <w:szCs w:val="22"/>
        </w:rPr>
        <w:t>well</w:t>
      </w:r>
      <w:proofErr w:type="spellEnd"/>
      <w:r w:rsidR="00117FBB" w:rsidRPr="004262ED">
        <w:rPr>
          <w:rFonts w:ascii="Times New Roman" w:hAnsi="Times New Roman" w:cs="Times New Roman"/>
          <w:sz w:val="22"/>
          <w:szCs w:val="22"/>
        </w:rPr>
        <w:t xml:space="preserve">! </w:t>
      </w:r>
      <w:proofErr w:type="spellStart"/>
      <w:r w:rsidR="00117FBB" w:rsidRPr="004262ED">
        <w:rPr>
          <w:rFonts w:ascii="Times New Roman" w:hAnsi="Times New Roman" w:cs="Times New Roman"/>
          <w:sz w:val="22"/>
          <w:szCs w:val="22"/>
        </w:rPr>
        <w:t>Indeed</w:t>
      </w:r>
      <w:proofErr w:type="spellEnd"/>
      <w:r w:rsidR="00117FBB" w:rsidRPr="004262ED">
        <w:rPr>
          <w:rFonts w:ascii="Times New Roman" w:hAnsi="Times New Roman" w:cs="Times New Roman"/>
          <w:sz w:val="22"/>
          <w:szCs w:val="22"/>
        </w:rPr>
        <w:t>, t</w:t>
      </w:r>
      <w:r w:rsidRPr="004262ED">
        <w:rPr>
          <w:rFonts w:ascii="Times New Roman" w:hAnsi="Times New Roman" w:cs="Times New Roman"/>
          <w:sz w:val="22"/>
          <w:szCs w:val="22"/>
        </w:rPr>
        <w:t xml:space="preserve">he </w:t>
      </w:r>
      <w:proofErr w:type="spellStart"/>
      <w:r w:rsidRPr="004262ED">
        <w:rPr>
          <w:rFonts w:ascii="Times New Roman" w:hAnsi="Times New Roman" w:cs="Times New Roman"/>
          <w:sz w:val="22"/>
          <w:szCs w:val="22"/>
        </w:rPr>
        <w:t>obtained</w:t>
      </w:r>
      <w:proofErr w:type="spellEnd"/>
      <w:r w:rsidRPr="004262ED">
        <w:rPr>
          <w:rFonts w:ascii="Times New Roman" w:hAnsi="Times New Roman" w:cs="Times New Roman"/>
          <w:sz w:val="22"/>
          <w:szCs w:val="22"/>
        </w:rPr>
        <w:t xml:space="preserve"> </w:t>
      </w:r>
      <w:proofErr w:type="spellStart"/>
      <w:r w:rsidRPr="004262ED">
        <w:rPr>
          <w:rFonts w:ascii="Times New Roman" w:hAnsi="Times New Roman" w:cs="Times New Roman"/>
          <w:sz w:val="22"/>
          <w:szCs w:val="22"/>
        </w:rPr>
        <w:t>signals</w:t>
      </w:r>
      <w:proofErr w:type="spellEnd"/>
      <w:r w:rsidRPr="004262ED">
        <w:rPr>
          <w:rFonts w:ascii="Times New Roman" w:hAnsi="Times New Roman" w:cs="Times New Roman"/>
          <w:sz w:val="22"/>
          <w:szCs w:val="22"/>
        </w:rPr>
        <w:t xml:space="preserve"> </w:t>
      </w:r>
      <w:bookmarkStart w:id="1" w:name="_GoBack"/>
      <w:bookmarkEnd w:id="1"/>
      <w:proofErr w:type="spellStart"/>
      <w:r w:rsidRPr="004262ED">
        <w:rPr>
          <w:rFonts w:ascii="Times New Roman" w:hAnsi="Times New Roman" w:cs="Times New Roman"/>
          <w:sz w:val="22"/>
          <w:szCs w:val="22"/>
        </w:rPr>
        <w:t>seem</w:t>
      </w:r>
      <w:proofErr w:type="spellEnd"/>
      <w:r w:rsidRPr="004262ED">
        <w:rPr>
          <w:rFonts w:ascii="Times New Roman" w:hAnsi="Times New Roman" w:cs="Times New Roman"/>
          <w:sz w:val="22"/>
          <w:szCs w:val="22"/>
        </w:rPr>
        <w:t xml:space="preserve"> to </w:t>
      </w:r>
      <w:proofErr w:type="spellStart"/>
      <w:r w:rsidRPr="004262ED">
        <w:rPr>
          <w:rFonts w:ascii="Times New Roman" w:hAnsi="Times New Roman" w:cs="Times New Roman"/>
          <w:sz w:val="22"/>
          <w:szCs w:val="22"/>
        </w:rPr>
        <w:t>be</w:t>
      </w:r>
      <w:proofErr w:type="spellEnd"/>
      <w:r w:rsidRPr="004262ED">
        <w:rPr>
          <w:rFonts w:ascii="Times New Roman" w:hAnsi="Times New Roman" w:cs="Times New Roman"/>
          <w:sz w:val="22"/>
          <w:szCs w:val="22"/>
        </w:rPr>
        <w:t xml:space="preserve"> good in regard of the </w:t>
      </w:r>
      <w:proofErr w:type="spellStart"/>
      <w:r w:rsidRPr="004262ED">
        <w:rPr>
          <w:rFonts w:ascii="Times New Roman" w:hAnsi="Times New Roman" w:cs="Times New Roman"/>
          <w:sz w:val="22"/>
          <w:szCs w:val="22"/>
        </w:rPr>
        <w:t>frequency</w:t>
      </w:r>
      <w:proofErr w:type="spellEnd"/>
      <w:r w:rsidRPr="004262ED">
        <w:rPr>
          <w:rFonts w:ascii="Times New Roman" w:hAnsi="Times New Roman" w:cs="Times New Roman"/>
          <w:sz w:val="22"/>
          <w:szCs w:val="22"/>
        </w:rPr>
        <w:t xml:space="preserve"> range </w:t>
      </w:r>
      <w:proofErr w:type="spellStart"/>
      <w:r w:rsidRPr="004262ED">
        <w:rPr>
          <w:rFonts w:ascii="Times New Roman" w:hAnsi="Times New Roman" w:cs="Times New Roman"/>
          <w:sz w:val="22"/>
          <w:szCs w:val="22"/>
        </w:rPr>
        <w:t>observed</w:t>
      </w:r>
      <w:proofErr w:type="spellEnd"/>
      <w:r w:rsidRPr="004262ED">
        <w:rPr>
          <w:rFonts w:ascii="Times New Roman" w:hAnsi="Times New Roman" w:cs="Times New Roman"/>
          <w:sz w:val="22"/>
          <w:szCs w:val="22"/>
        </w:rPr>
        <w:t xml:space="preserve">. </w:t>
      </w:r>
      <w:proofErr w:type="spellStart"/>
      <w:r w:rsidRPr="004262ED">
        <w:rPr>
          <w:rFonts w:ascii="Times New Roman" w:hAnsi="Times New Roman" w:cs="Times New Roman"/>
          <w:sz w:val="22"/>
          <w:szCs w:val="22"/>
        </w:rPr>
        <w:t>Remember</w:t>
      </w:r>
      <w:proofErr w:type="spellEnd"/>
      <w:r w:rsidRPr="004262ED">
        <w:rPr>
          <w:rFonts w:ascii="Times New Roman" w:hAnsi="Times New Roman" w:cs="Times New Roman"/>
          <w:sz w:val="22"/>
          <w:szCs w:val="22"/>
        </w:rPr>
        <w:t xml:space="preserve"> </w:t>
      </w:r>
      <w:proofErr w:type="spellStart"/>
      <w:r w:rsidRPr="004262ED">
        <w:rPr>
          <w:rFonts w:ascii="Times New Roman" w:hAnsi="Times New Roman" w:cs="Times New Roman"/>
          <w:sz w:val="22"/>
          <w:szCs w:val="22"/>
        </w:rPr>
        <w:t>that</w:t>
      </w:r>
      <w:proofErr w:type="spellEnd"/>
      <w:r w:rsidRPr="004262ED">
        <w:rPr>
          <w:rFonts w:ascii="Times New Roman" w:hAnsi="Times New Roman" w:cs="Times New Roman"/>
          <w:sz w:val="22"/>
          <w:szCs w:val="22"/>
        </w:rPr>
        <w:t xml:space="preserve"> the EEG </w:t>
      </w:r>
      <w:proofErr w:type="spellStart"/>
      <w:r w:rsidRPr="004262ED">
        <w:rPr>
          <w:rFonts w:ascii="Times New Roman" w:hAnsi="Times New Roman" w:cs="Times New Roman"/>
          <w:sz w:val="22"/>
          <w:szCs w:val="22"/>
        </w:rPr>
        <w:t>signal</w:t>
      </w:r>
      <w:r w:rsidR="005D242F" w:rsidRPr="004262ED">
        <w:rPr>
          <w:rFonts w:ascii="Times New Roman" w:hAnsi="Times New Roman" w:cs="Times New Roman"/>
          <w:sz w:val="22"/>
          <w:szCs w:val="22"/>
        </w:rPr>
        <w:t>s</w:t>
      </w:r>
      <w:proofErr w:type="spellEnd"/>
      <w:r w:rsidRPr="004262ED">
        <w:rPr>
          <w:rFonts w:ascii="Times New Roman" w:hAnsi="Times New Roman" w:cs="Times New Roman"/>
          <w:sz w:val="22"/>
          <w:szCs w:val="22"/>
        </w:rPr>
        <w:t xml:space="preserve"> are </w:t>
      </w:r>
      <w:proofErr w:type="spellStart"/>
      <w:r w:rsidRPr="004262ED">
        <w:rPr>
          <w:rFonts w:ascii="Times New Roman" w:hAnsi="Times New Roman" w:cs="Times New Roman"/>
          <w:sz w:val="22"/>
          <w:szCs w:val="22"/>
        </w:rPr>
        <w:t>mostly</w:t>
      </w:r>
      <w:proofErr w:type="spellEnd"/>
      <w:r w:rsidRPr="004262ED">
        <w:rPr>
          <w:rFonts w:ascii="Times New Roman" w:hAnsi="Times New Roman" w:cs="Times New Roman"/>
          <w:sz w:val="22"/>
          <w:szCs w:val="22"/>
        </w:rPr>
        <w:t xml:space="preserve"> </w:t>
      </w:r>
      <w:proofErr w:type="spellStart"/>
      <w:r w:rsidRPr="004262ED">
        <w:rPr>
          <w:rFonts w:ascii="Times New Roman" w:hAnsi="Times New Roman" w:cs="Times New Roman"/>
          <w:sz w:val="22"/>
          <w:szCs w:val="22"/>
        </w:rPr>
        <w:t>located</w:t>
      </w:r>
      <w:proofErr w:type="spellEnd"/>
      <w:r w:rsidRPr="004262ED">
        <w:rPr>
          <w:rFonts w:ascii="Times New Roman" w:hAnsi="Times New Roman" w:cs="Times New Roman"/>
          <w:sz w:val="22"/>
          <w:szCs w:val="22"/>
        </w:rPr>
        <w:t xml:space="preserve"> </w:t>
      </w:r>
      <w:proofErr w:type="spellStart"/>
      <w:r w:rsidRPr="004262ED">
        <w:rPr>
          <w:rFonts w:ascii="Times New Roman" w:hAnsi="Times New Roman" w:cs="Times New Roman"/>
          <w:sz w:val="22"/>
          <w:szCs w:val="22"/>
        </w:rPr>
        <w:t>between</w:t>
      </w:r>
      <w:proofErr w:type="spellEnd"/>
      <w:r w:rsidRPr="004262ED">
        <w:rPr>
          <w:rFonts w:ascii="Times New Roman" w:hAnsi="Times New Roman" w:cs="Times New Roman"/>
          <w:sz w:val="22"/>
          <w:szCs w:val="22"/>
        </w:rPr>
        <w:t xml:space="preserve"> 0.5 and 40 Hz.</w:t>
      </w:r>
      <w:r w:rsidR="001467C2" w:rsidRPr="004262ED">
        <w:rPr>
          <w:rFonts w:ascii="Times New Roman" w:hAnsi="Times New Roman" w:cs="Times New Roman"/>
          <w:sz w:val="22"/>
          <w:szCs w:val="22"/>
        </w:rPr>
        <w:t xml:space="preserve"> </w:t>
      </w:r>
      <w:proofErr w:type="spellStart"/>
      <w:r w:rsidR="00841D60" w:rsidRPr="004262ED">
        <w:rPr>
          <w:rFonts w:ascii="Times New Roman" w:hAnsi="Times New Roman" w:cs="Times New Roman"/>
          <w:sz w:val="22"/>
          <w:szCs w:val="22"/>
        </w:rPr>
        <w:t>We</w:t>
      </w:r>
      <w:proofErr w:type="spellEnd"/>
      <w:r w:rsidR="00841D60" w:rsidRPr="004262ED">
        <w:rPr>
          <w:rFonts w:ascii="Times New Roman" w:hAnsi="Times New Roman" w:cs="Times New Roman"/>
          <w:sz w:val="22"/>
          <w:szCs w:val="22"/>
        </w:rPr>
        <w:t xml:space="preserve"> </w:t>
      </w:r>
      <w:proofErr w:type="spellStart"/>
      <w:r w:rsidR="00841D60" w:rsidRPr="004262ED">
        <w:rPr>
          <w:rFonts w:ascii="Times New Roman" w:hAnsi="Times New Roman" w:cs="Times New Roman"/>
          <w:sz w:val="22"/>
          <w:szCs w:val="22"/>
        </w:rPr>
        <w:t>also</w:t>
      </w:r>
      <w:proofErr w:type="spellEnd"/>
      <w:r w:rsidR="00841D60" w:rsidRPr="004262ED">
        <w:rPr>
          <w:rFonts w:ascii="Times New Roman" w:hAnsi="Times New Roman" w:cs="Times New Roman"/>
          <w:sz w:val="22"/>
          <w:szCs w:val="22"/>
        </w:rPr>
        <w:t xml:space="preserve"> observe </w:t>
      </w:r>
      <w:r w:rsidR="00841D60" w:rsidRPr="004262ED">
        <w:rPr>
          <w:rFonts w:ascii="Times New Roman" w:hAnsi="Times New Roman" w:cs="Times New Roman"/>
          <w:i/>
          <w:sz w:val="22"/>
          <w:szCs w:val="22"/>
          <w:highlight w:val="yellow"/>
        </w:rPr>
        <w:t xml:space="preserve">talk about </w:t>
      </w:r>
      <w:proofErr w:type="spellStart"/>
      <w:r w:rsidR="00841D60" w:rsidRPr="004262ED">
        <w:rPr>
          <w:rFonts w:ascii="Times New Roman" w:hAnsi="Times New Roman" w:cs="Times New Roman"/>
          <w:i/>
          <w:sz w:val="22"/>
          <w:szCs w:val="22"/>
          <w:highlight w:val="yellow"/>
        </w:rPr>
        <w:t>artifact</w:t>
      </w:r>
      <w:proofErr w:type="spellEnd"/>
      <w:r w:rsidR="00841D60" w:rsidRPr="004262ED">
        <w:rPr>
          <w:rFonts w:ascii="Times New Roman" w:hAnsi="Times New Roman" w:cs="Times New Roman"/>
          <w:i/>
          <w:sz w:val="22"/>
          <w:szCs w:val="22"/>
          <w:highlight w:val="yellow"/>
        </w:rPr>
        <w:t xml:space="preserve"> and noise</w:t>
      </w:r>
      <w:r w:rsidR="00117FBB" w:rsidRPr="004262ED">
        <w:rPr>
          <w:rFonts w:ascii="Times New Roman" w:hAnsi="Times New Roman" w:cs="Times New Roman"/>
          <w:i/>
          <w:sz w:val="22"/>
          <w:szCs w:val="22"/>
        </w:rPr>
        <w:t>.</w:t>
      </w:r>
      <w:r w:rsidR="00841D60" w:rsidRPr="004262ED">
        <w:rPr>
          <w:rFonts w:ascii="Times New Roman" w:hAnsi="Times New Roman" w:cs="Times New Roman"/>
          <w:i/>
          <w:sz w:val="22"/>
          <w:szCs w:val="22"/>
        </w:rPr>
        <w:t xml:space="preserve"> </w:t>
      </w:r>
      <w:r w:rsidRPr="004262ED">
        <w:rPr>
          <w:rFonts w:ascii="Times New Roman" w:hAnsi="Times New Roman" w:cs="Times New Roman"/>
          <w:sz w:val="22"/>
          <w:szCs w:val="22"/>
        </w:rPr>
        <w:t>»</w:t>
      </w:r>
      <w:r w:rsidR="00841D60" w:rsidRPr="004262ED">
        <w:rPr>
          <w:rFonts w:ascii="Times New Roman" w:hAnsi="Times New Roman" w:cs="Times New Roman"/>
          <w:sz w:val="22"/>
          <w:szCs w:val="22"/>
        </w:rPr>
        <w:t>.</w:t>
      </w:r>
    </w:p>
    <w:p w:rsidR="00E85397" w:rsidRPr="004262ED" w:rsidRDefault="00E85397" w:rsidP="00B75C59">
      <w:pPr>
        <w:pStyle w:val="PrformatHTML"/>
        <w:shd w:val="clear" w:color="auto" w:fill="FFFFFF"/>
        <w:jc w:val="both"/>
        <w:rPr>
          <w:rFonts w:ascii="Times New Roman" w:eastAsiaTheme="minorHAnsi" w:hAnsi="Times New Roman" w:cs="Times New Roman"/>
          <w:sz w:val="22"/>
          <w:szCs w:val="22"/>
          <w:lang w:eastAsia="en-US"/>
        </w:rPr>
      </w:pPr>
    </w:p>
    <w:p w:rsidR="00841D60" w:rsidRPr="004A4A3F" w:rsidRDefault="00841D60" w:rsidP="00B75C59">
      <w:pPr>
        <w:pStyle w:val="PrformatHTML"/>
        <w:shd w:val="clear" w:color="auto" w:fill="FFFFFF"/>
        <w:jc w:val="both"/>
        <w:rPr>
          <w:rFonts w:ascii="Times New Roman" w:eastAsiaTheme="minorHAnsi" w:hAnsi="Times New Roman" w:cs="Times New Roman"/>
          <w:sz w:val="22"/>
          <w:szCs w:val="22"/>
          <w:lang w:val="en-US" w:eastAsia="en-US"/>
        </w:rPr>
      </w:pPr>
    </w:p>
    <w:p w:rsidR="00B5029C" w:rsidRPr="00A87E89" w:rsidRDefault="00D809F0" w:rsidP="00B5029C">
      <w:pPr>
        <w:spacing w:line="240" w:lineRule="auto"/>
        <w:jc w:val="both"/>
        <w:rPr>
          <w:rFonts w:ascii="Times New Roman" w:hAnsi="Times New Roman" w:cs="Times New Roman"/>
          <w:b/>
          <w:highlight w:val="cyan"/>
          <w:lang w:val="en-CA"/>
        </w:rPr>
      </w:pPr>
      <w:r w:rsidRPr="00D809F0">
        <w:rPr>
          <w:rFonts w:ascii="Times New Roman" w:hAnsi="Times New Roman" w:cs="Times New Roman"/>
          <w:b/>
          <w:lang w:val="en-US"/>
        </w:rPr>
        <w:t>Dina:</w:t>
      </w:r>
      <w:r w:rsidRPr="00D809F0">
        <w:rPr>
          <w:rFonts w:ascii="Times New Roman" w:hAnsi="Times New Roman" w:cs="Times New Roman"/>
          <w:lang w:val="en-US"/>
        </w:rPr>
        <w:t xml:space="preserve"> « </w:t>
      </w:r>
      <w:r w:rsidR="009B4CDC">
        <w:rPr>
          <w:rFonts w:ascii="Times New Roman" w:hAnsi="Times New Roman" w:cs="Times New Roman"/>
          <w:lang w:val="en-US"/>
        </w:rPr>
        <w:t>O</w:t>
      </w:r>
      <w:r>
        <w:rPr>
          <w:rFonts w:ascii="Times New Roman" w:hAnsi="Times New Roman" w:cs="Times New Roman"/>
          <w:lang w:val="en-US"/>
        </w:rPr>
        <w:t xml:space="preserve">ur acquisition board possesses a protection circuit to prevent high leaking current </w:t>
      </w:r>
      <w:r w:rsidR="004A4A3F">
        <w:rPr>
          <w:rFonts w:ascii="Times New Roman" w:hAnsi="Times New Roman" w:cs="Times New Roman"/>
          <w:lang w:val="en-US"/>
        </w:rPr>
        <w:t xml:space="preserve">to go </w:t>
      </w:r>
      <w:r>
        <w:rPr>
          <w:rFonts w:ascii="Times New Roman" w:hAnsi="Times New Roman" w:cs="Times New Roman"/>
          <w:lang w:val="en-US"/>
        </w:rPr>
        <w:t xml:space="preserve">from the board to the user and conversely </w:t>
      </w:r>
      <w:r w:rsidR="004A4A3F">
        <w:rPr>
          <w:rFonts w:ascii="Times New Roman" w:hAnsi="Times New Roman" w:cs="Times New Roman"/>
          <w:lang w:val="en-US"/>
        </w:rPr>
        <w:t>fro</w:t>
      </w:r>
      <w:r>
        <w:rPr>
          <w:rFonts w:ascii="Times New Roman" w:hAnsi="Times New Roman" w:cs="Times New Roman"/>
          <w:lang w:val="en-US"/>
        </w:rPr>
        <w:t>m the user to circuit’s components.</w:t>
      </w:r>
      <w:r w:rsidR="00B5029C" w:rsidRPr="00A87E89">
        <w:rPr>
          <w:rFonts w:ascii="Times New Roman" w:hAnsi="Times New Roman" w:cs="Times New Roman"/>
          <w:lang w:val="en-CA"/>
        </w:rPr>
        <w:t>The board is powered with the 5V – GND potential difference generated by the Raspberry Pi. In order to use only this voltage source to power all</w:t>
      </w:r>
      <w:r w:rsidR="00B5029C">
        <w:rPr>
          <w:rFonts w:ascii="Times New Roman" w:hAnsi="Times New Roman" w:cs="Times New Roman"/>
          <w:lang w:val="en-CA"/>
        </w:rPr>
        <w:t xml:space="preserve"> of</w:t>
      </w:r>
      <w:r w:rsidR="00B5029C" w:rsidRPr="00A87E89">
        <w:rPr>
          <w:rFonts w:ascii="Times New Roman" w:hAnsi="Times New Roman" w:cs="Times New Roman"/>
          <w:lang w:val="en-CA"/>
        </w:rPr>
        <w:t xml:space="preserve"> our component</w:t>
      </w:r>
      <w:r w:rsidR="00B5029C">
        <w:rPr>
          <w:rFonts w:ascii="Times New Roman" w:hAnsi="Times New Roman" w:cs="Times New Roman"/>
          <w:lang w:val="en-CA"/>
        </w:rPr>
        <w:t>s</w:t>
      </w:r>
      <w:r w:rsidR="00B5029C" w:rsidRPr="00A87E89">
        <w:rPr>
          <w:rFonts w:ascii="Times New Roman" w:hAnsi="Times New Roman" w:cs="Times New Roman"/>
          <w:lang w:val="en-CA"/>
        </w:rPr>
        <w:t xml:space="preserve">, a virtual ground </w:t>
      </w:r>
      <w:r w:rsidR="00B5029C">
        <w:rPr>
          <w:rFonts w:ascii="Times New Roman" w:hAnsi="Times New Roman" w:cs="Times New Roman"/>
          <w:lang w:val="en-CA"/>
        </w:rPr>
        <w:t xml:space="preserve">is </w:t>
      </w:r>
      <w:r w:rsidR="00B5029C" w:rsidRPr="00A87E89">
        <w:rPr>
          <w:rFonts w:ascii="Times New Roman" w:hAnsi="Times New Roman" w:cs="Times New Roman"/>
          <w:lang w:val="en-CA"/>
        </w:rPr>
        <w:t>centered at 2.5V.</w:t>
      </w:r>
      <w:r w:rsidR="00B5029C">
        <w:rPr>
          <w:rFonts w:ascii="Times New Roman" w:hAnsi="Times New Roman" w:cs="Times New Roman"/>
          <w:lang w:val="en-CA"/>
        </w:rPr>
        <w:t xml:space="preserve">  </w:t>
      </w:r>
      <w:r w:rsidR="00B5029C" w:rsidRPr="00A87E89">
        <w:rPr>
          <w:rFonts w:ascii="Times New Roman" w:hAnsi="Times New Roman" w:cs="Times New Roman"/>
          <w:lang w:val="en-CA"/>
        </w:rPr>
        <w:t xml:space="preserve">With this virtual reference, </w:t>
      </w:r>
      <w:r w:rsidR="00B5029C">
        <w:rPr>
          <w:rFonts w:ascii="Times New Roman" w:hAnsi="Times New Roman" w:cs="Times New Roman"/>
          <w:lang w:val="en-CA"/>
        </w:rPr>
        <w:t xml:space="preserve">a voltage shift to </w:t>
      </w:r>
      <w:r w:rsidR="00B5029C" w:rsidRPr="00A87E89">
        <w:rPr>
          <w:rFonts w:ascii="Times New Roman" w:hAnsi="Times New Roman" w:cs="Times New Roman"/>
          <w:lang w:val="en-CA"/>
        </w:rPr>
        <w:t xml:space="preserve">-2.5V and 2.5 V values </w:t>
      </w:r>
      <w:r w:rsidR="00B5029C">
        <w:rPr>
          <w:rFonts w:ascii="Times New Roman" w:hAnsi="Times New Roman" w:cs="Times New Roman"/>
          <w:lang w:val="en-CA"/>
        </w:rPr>
        <w:t xml:space="preserve">occurs </w:t>
      </w:r>
      <w:r w:rsidR="00B5029C" w:rsidRPr="00A87E89">
        <w:rPr>
          <w:rFonts w:ascii="Times New Roman" w:hAnsi="Times New Roman" w:cs="Times New Roman"/>
          <w:lang w:val="en-CA"/>
        </w:rPr>
        <w:t>allow</w:t>
      </w:r>
      <w:r w:rsidR="00B5029C">
        <w:rPr>
          <w:rFonts w:ascii="Times New Roman" w:hAnsi="Times New Roman" w:cs="Times New Roman"/>
          <w:lang w:val="en-CA"/>
        </w:rPr>
        <w:t>ing</w:t>
      </w:r>
      <w:r w:rsidR="00B5029C" w:rsidRPr="00A87E89">
        <w:rPr>
          <w:rFonts w:ascii="Times New Roman" w:hAnsi="Times New Roman" w:cs="Times New Roman"/>
          <w:lang w:val="en-CA"/>
        </w:rPr>
        <w:t xml:space="preserve"> us to properly power all </w:t>
      </w:r>
      <w:r w:rsidR="00B5029C">
        <w:rPr>
          <w:rFonts w:ascii="Times New Roman" w:hAnsi="Times New Roman" w:cs="Times New Roman"/>
          <w:lang w:val="en-CA"/>
        </w:rPr>
        <w:t xml:space="preserve">of </w:t>
      </w:r>
      <w:r w:rsidR="00B5029C" w:rsidRPr="00A87E89">
        <w:rPr>
          <w:rFonts w:ascii="Times New Roman" w:hAnsi="Times New Roman" w:cs="Times New Roman"/>
          <w:lang w:val="en-CA"/>
        </w:rPr>
        <w:t>our op-amp</w:t>
      </w:r>
      <w:r w:rsidR="00B5029C">
        <w:rPr>
          <w:rFonts w:ascii="Times New Roman" w:hAnsi="Times New Roman" w:cs="Times New Roman"/>
          <w:lang w:val="en-CA"/>
        </w:rPr>
        <w:t xml:space="preserve"> integrated circuits</w:t>
      </w:r>
      <w:r w:rsidR="00B5029C" w:rsidRPr="00A87E89">
        <w:rPr>
          <w:rFonts w:ascii="Times New Roman" w:hAnsi="Times New Roman" w:cs="Times New Roman"/>
          <w:lang w:val="en-CA"/>
        </w:rPr>
        <w:t>.</w:t>
      </w:r>
    </w:p>
    <w:p w:rsidR="00823081" w:rsidRDefault="00823081" w:rsidP="00B75C59">
      <w:pPr>
        <w:pStyle w:val="PrformatHTML"/>
        <w:shd w:val="clear" w:color="auto" w:fill="FFFFFF"/>
        <w:jc w:val="both"/>
        <w:rPr>
          <w:rFonts w:ascii="Times New Roman" w:eastAsiaTheme="minorHAnsi" w:hAnsi="Times New Roman" w:cs="Times New Roman"/>
          <w:sz w:val="22"/>
          <w:szCs w:val="22"/>
          <w:lang w:val="en-US" w:eastAsia="en-US"/>
        </w:rPr>
      </w:pPr>
    </w:p>
    <w:p w:rsidR="007159E0" w:rsidRPr="00C1598B" w:rsidRDefault="007159E0" w:rsidP="00B75C59">
      <w:pPr>
        <w:spacing w:line="240" w:lineRule="auto"/>
        <w:contextualSpacing/>
        <w:jc w:val="center"/>
        <w:rPr>
          <w:rFonts w:ascii="Times New Roman" w:hAnsi="Times New Roman" w:cs="Times New Roman"/>
          <w:lang w:val="en-US"/>
        </w:rPr>
      </w:pPr>
      <w:r w:rsidRPr="00C1598B">
        <w:rPr>
          <w:rFonts w:ascii="Times New Roman" w:hAnsi="Times New Roman" w:cs="Times New Roman"/>
          <w:noProof/>
          <w:lang w:eastAsia="fr-CA"/>
        </w:rPr>
        <w:drawing>
          <wp:inline distT="0" distB="0" distL="0" distR="0" wp14:anchorId="64ED1DD3" wp14:editId="779E126C">
            <wp:extent cx="3700967" cy="291301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33732" cy="2938806"/>
                    </a:xfrm>
                    <a:prstGeom prst="rect">
                      <a:avLst/>
                    </a:prstGeom>
                    <a:noFill/>
                    <a:ln>
                      <a:noFill/>
                    </a:ln>
                  </pic:spPr>
                </pic:pic>
              </a:graphicData>
            </a:graphic>
          </wp:inline>
        </w:drawing>
      </w:r>
    </w:p>
    <w:p w:rsidR="007159E0" w:rsidRPr="00C1598B" w:rsidRDefault="007159E0" w:rsidP="00B75C59">
      <w:pPr>
        <w:spacing w:line="240" w:lineRule="auto"/>
        <w:contextualSpacing/>
        <w:jc w:val="center"/>
        <w:rPr>
          <w:rFonts w:ascii="Times New Roman" w:hAnsi="Times New Roman" w:cs="Times New Roman"/>
          <w:b/>
          <w:lang w:val="en-US"/>
        </w:rPr>
      </w:pPr>
      <w:r w:rsidRPr="00C1598B">
        <w:rPr>
          <w:rFonts w:ascii="Times New Roman" w:hAnsi="Times New Roman" w:cs="Times New Roman"/>
          <w:b/>
          <w:lang w:val="en-US"/>
        </w:rPr>
        <w:t>Figure 1</w:t>
      </w:r>
    </w:p>
    <w:p w:rsidR="007159E0" w:rsidRPr="00C1598B" w:rsidRDefault="007159E0" w:rsidP="00B75C59">
      <w:pPr>
        <w:spacing w:line="240" w:lineRule="auto"/>
        <w:contextualSpacing/>
        <w:jc w:val="both"/>
        <w:rPr>
          <w:rFonts w:ascii="Times New Roman" w:hAnsi="Times New Roman" w:cs="Times New Roman"/>
          <w:lang w:val="en-US"/>
        </w:rPr>
      </w:pPr>
    </w:p>
    <w:p w:rsidR="007159E0" w:rsidRPr="00C1598B" w:rsidRDefault="007159E0" w:rsidP="00B75C59">
      <w:pPr>
        <w:spacing w:line="240" w:lineRule="auto"/>
        <w:contextualSpacing/>
        <w:jc w:val="center"/>
        <w:rPr>
          <w:rFonts w:ascii="Times New Roman" w:hAnsi="Times New Roman" w:cs="Times New Roman"/>
          <w:lang w:val="en-US"/>
        </w:rPr>
      </w:pPr>
      <w:r w:rsidRPr="00C1598B">
        <w:rPr>
          <w:rFonts w:ascii="Times New Roman" w:hAnsi="Times New Roman" w:cs="Times New Roman"/>
          <w:noProof/>
          <w:lang w:eastAsia="fr-CA"/>
        </w:rPr>
        <w:drawing>
          <wp:inline distT="0" distB="0" distL="0" distR="0" wp14:anchorId="0635B339" wp14:editId="55293A18">
            <wp:extent cx="5477692" cy="1799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973" cy="1802552"/>
                    </a:xfrm>
                    <a:prstGeom prst="rect">
                      <a:avLst/>
                    </a:prstGeom>
                    <a:noFill/>
                    <a:ln>
                      <a:noFill/>
                    </a:ln>
                  </pic:spPr>
                </pic:pic>
              </a:graphicData>
            </a:graphic>
          </wp:inline>
        </w:drawing>
      </w:r>
    </w:p>
    <w:p w:rsidR="007159E0" w:rsidRPr="00C1598B" w:rsidRDefault="007159E0" w:rsidP="00B75C59">
      <w:pPr>
        <w:spacing w:line="240" w:lineRule="auto"/>
        <w:contextualSpacing/>
        <w:jc w:val="center"/>
        <w:rPr>
          <w:rFonts w:ascii="Times New Roman" w:hAnsi="Times New Roman" w:cs="Times New Roman"/>
          <w:b/>
          <w:lang w:val="en-US"/>
        </w:rPr>
      </w:pPr>
      <w:r w:rsidRPr="00C1598B">
        <w:rPr>
          <w:rFonts w:ascii="Times New Roman" w:hAnsi="Times New Roman" w:cs="Times New Roman"/>
          <w:b/>
          <w:lang w:val="en-US"/>
        </w:rPr>
        <w:t>Figure 2</w:t>
      </w:r>
    </w:p>
    <w:p w:rsidR="007159E0" w:rsidRPr="00C1598B" w:rsidRDefault="007159E0" w:rsidP="00B75C59">
      <w:pPr>
        <w:spacing w:line="240" w:lineRule="auto"/>
        <w:contextualSpacing/>
        <w:jc w:val="both"/>
        <w:rPr>
          <w:rFonts w:ascii="Times New Roman" w:hAnsi="Times New Roman" w:cs="Times New Roman"/>
          <w:lang w:val="en-US"/>
        </w:rPr>
      </w:pPr>
    </w:p>
    <w:p w:rsidR="007159E0" w:rsidRPr="00C1598B" w:rsidRDefault="007159E0" w:rsidP="00B75C59">
      <w:pPr>
        <w:spacing w:line="240" w:lineRule="auto"/>
        <w:contextualSpacing/>
        <w:jc w:val="center"/>
        <w:rPr>
          <w:rFonts w:ascii="Times New Roman" w:hAnsi="Times New Roman" w:cs="Times New Roman"/>
          <w:lang w:val="en-US"/>
        </w:rPr>
      </w:pPr>
      <w:r w:rsidRPr="00C1598B">
        <w:rPr>
          <w:rFonts w:ascii="Times New Roman" w:hAnsi="Times New Roman" w:cs="Times New Roman"/>
          <w:noProof/>
          <w:lang w:eastAsia="fr-CA"/>
        </w:rPr>
        <w:drawing>
          <wp:inline distT="0" distB="0" distL="0" distR="0" wp14:anchorId="29A680E3" wp14:editId="73AB59F5">
            <wp:extent cx="4484673" cy="256467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1703" cy="2574413"/>
                    </a:xfrm>
                    <a:prstGeom prst="rect">
                      <a:avLst/>
                    </a:prstGeom>
                    <a:noFill/>
                    <a:ln>
                      <a:noFill/>
                    </a:ln>
                  </pic:spPr>
                </pic:pic>
              </a:graphicData>
            </a:graphic>
          </wp:inline>
        </w:drawing>
      </w:r>
    </w:p>
    <w:p w:rsidR="007159E0" w:rsidRDefault="007159E0" w:rsidP="00B75C59">
      <w:pPr>
        <w:spacing w:line="240" w:lineRule="auto"/>
        <w:contextualSpacing/>
        <w:jc w:val="center"/>
        <w:rPr>
          <w:rFonts w:ascii="Times New Roman" w:hAnsi="Times New Roman" w:cs="Times New Roman"/>
          <w:b/>
        </w:rPr>
      </w:pPr>
      <w:r w:rsidRPr="00473802">
        <w:rPr>
          <w:rFonts w:ascii="Times New Roman" w:hAnsi="Times New Roman" w:cs="Times New Roman"/>
          <w:b/>
        </w:rPr>
        <w:lastRenderedPageBreak/>
        <w:t>Figure 3</w:t>
      </w:r>
    </w:p>
    <w:p w:rsidR="00E85397" w:rsidRDefault="00E85397" w:rsidP="00B75C59">
      <w:pPr>
        <w:spacing w:line="240" w:lineRule="auto"/>
        <w:contextualSpacing/>
        <w:jc w:val="center"/>
        <w:rPr>
          <w:rFonts w:ascii="Times New Roman" w:hAnsi="Times New Roman" w:cs="Times New Roman"/>
          <w:b/>
        </w:rPr>
      </w:pPr>
    </w:p>
    <w:p w:rsidR="0084558E" w:rsidRPr="00837029" w:rsidRDefault="00851E57" w:rsidP="00B75C59">
      <w:pPr>
        <w:spacing w:line="240" w:lineRule="auto"/>
        <w:contextualSpacing/>
        <w:jc w:val="both"/>
        <w:rPr>
          <w:rFonts w:ascii="Times New Roman" w:hAnsi="Times New Roman" w:cs="Times New Roman"/>
          <w:i/>
          <w:color w:val="FF0000"/>
        </w:rPr>
      </w:pPr>
      <w:r w:rsidRPr="00837029">
        <w:rPr>
          <w:rFonts w:ascii="Times New Roman" w:hAnsi="Times New Roman" w:cs="Times New Roman"/>
          <w:i/>
          <w:color w:val="FF0000"/>
        </w:rPr>
        <w:t>Explication plus en détails du pipeline.</w:t>
      </w:r>
      <w:r w:rsidRPr="00837029">
        <w:rPr>
          <w:rFonts w:ascii="Times New Roman" w:hAnsi="Times New Roman" w:cs="Times New Roman"/>
          <w:color w:val="FF0000"/>
        </w:rPr>
        <w:t xml:space="preserve"> </w:t>
      </w:r>
      <w:r w:rsidR="0084558E" w:rsidRPr="00837029">
        <w:rPr>
          <w:rFonts w:ascii="Times New Roman" w:hAnsi="Times New Roman" w:cs="Times New Roman"/>
          <w:i/>
          <w:color w:val="FF0000"/>
        </w:rPr>
        <w:t xml:space="preserve">Explication des choix de conception. </w:t>
      </w:r>
    </w:p>
    <w:p w:rsidR="007E3E40" w:rsidRPr="00837029" w:rsidRDefault="003734BF" w:rsidP="00B75C59">
      <w:pPr>
        <w:spacing w:line="240" w:lineRule="auto"/>
        <w:contextualSpacing/>
        <w:jc w:val="both"/>
        <w:rPr>
          <w:rFonts w:ascii="Times New Roman" w:hAnsi="Times New Roman" w:cs="Times New Roman"/>
          <w:color w:val="FF0000"/>
          <w:lang w:val="en-US"/>
        </w:rPr>
      </w:pPr>
      <w:r w:rsidRPr="00837029">
        <w:rPr>
          <w:rFonts w:ascii="Times New Roman" w:hAnsi="Times New Roman" w:cs="Times New Roman"/>
          <w:i/>
          <w:color w:val="FF0000"/>
        </w:rPr>
        <w:t xml:space="preserve">Dina et Andréanne toujours. Présentation du </w:t>
      </w:r>
      <w:proofErr w:type="spellStart"/>
      <w:r w:rsidRPr="00837029">
        <w:rPr>
          <w:rFonts w:ascii="Times New Roman" w:hAnsi="Times New Roman" w:cs="Times New Roman"/>
          <w:i/>
          <w:color w:val="FF0000"/>
        </w:rPr>
        <w:t>layout</w:t>
      </w:r>
      <w:proofErr w:type="spellEnd"/>
      <w:r w:rsidRPr="00837029">
        <w:rPr>
          <w:rFonts w:ascii="Times New Roman" w:hAnsi="Times New Roman" w:cs="Times New Roman"/>
          <w:i/>
          <w:color w:val="FF0000"/>
        </w:rPr>
        <w:t xml:space="preserve"> pendant qu’elles parlent et autres plans sur le circuit.</w:t>
      </w:r>
      <w:r w:rsidR="00A87E89" w:rsidRPr="00837029">
        <w:rPr>
          <w:rFonts w:ascii="Times New Roman" w:hAnsi="Times New Roman" w:cs="Times New Roman"/>
          <w:i/>
          <w:color w:val="FF0000"/>
        </w:rPr>
        <w:t xml:space="preserve"> </w:t>
      </w:r>
      <w:r w:rsidR="005B5A14" w:rsidRPr="00837029">
        <w:rPr>
          <w:rFonts w:ascii="Times New Roman" w:hAnsi="Times New Roman" w:cs="Times New Roman"/>
          <w:i/>
          <w:color w:val="FF0000"/>
        </w:rPr>
        <w:t xml:space="preserve">Les informations ci-dessous sont très complètes et peut-être pas toutes nécessaires. </w:t>
      </w:r>
      <w:proofErr w:type="spellStart"/>
      <w:proofErr w:type="gramStart"/>
      <w:r w:rsidR="005B5A14" w:rsidRPr="00837029">
        <w:rPr>
          <w:rFonts w:ascii="Times New Roman" w:hAnsi="Times New Roman" w:cs="Times New Roman"/>
          <w:i/>
          <w:color w:val="FF0000"/>
          <w:lang w:val="en-US"/>
        </w:rPr>
        <w:t>Elle</w:t>
      </w:r>
      <w:r w:rsidR="00810C56" w:rsidRPr="00837029">
        <w:rPr>
          <w:rFonts w:ascii="Times New Roman" w:hAnsi="Times New Roman" w:cs="Times New Roman"/>
          <w:i/>
          <w:color w:val="FF0000"/>
          <w:lang w:val="en-US"/>
        </w:rPr>
        <w:t>s</w:t>
      </w:r>
      <w:proofErr w:type="spellEnd"/>
      <w:r w:rsidR="005B5A14" w:rsidRPr="00837029">
        <w:rPr>
          <w:rFonts w:ascii="Times New Roman" w:hAnsi="Times New Roman" w:cs="Times New Roman"/>
          <w:i/>
          <w:color w:val="FF0000"/>
          <w:lang w:val="en-US"/>
        </w:rPr>
        <w:t xml:space="preserve"> </w:t>
      </w:r>
      <w:proofErr w:type="spellStart"/>
      <w:r w:rsidR="005B5A14" w:rsidRPr="00837029">
        <w:rPr>
          <w:rFonts w:ascii="Times New Roman" w:hAnsi="Times New Roman" w:cs="Times New Roman"/>
          <w:i/>
          <w:color w:val="FF0000"/>
          <w:lang w:val="en-US"/>
        </w:rPr>
        <w:t>serviront</w:t>
      </w:r>
      <w:proofErr w:type="spellEnd"/>
      <w:r w:rsidR="005B5A14" w:rsidRPr="00837029">
        <w:rPr>
          <w:rFonts w:ascii="Times New Roman" w:hAnsi="Times New Roman" w:cs="Times New Roman"/>
          <w:i/>
          <w:color w:val="FF0000"/>
          <w:lang w:val="en-US"/>
        </w:rPr>
        <w:t xml:space="preserve"> à </w:t>
      </w:r>
      <w:proofErr w:type="spellStart"/>
      <w:r w:rsidR="005B5A14" w:rsidRPr="00837029">
        <w:rPr>
          <w:rFonts w:ascii="Times New Roman" w:hAnsi="Times New Roman" w:cs="Times New Roman"/>
          <w:i/>
          <w:color w:val="FF0000"/>
          <w:lang w:val="en-US"/>
        </w:rPr>
        <w:t>compléter</w:t>
      </w:r>
      <w:proofErr w:type="spellEnd"/>
      <w:r w:rsidR="005B5A14" w:rsidRPr="00837029">
        <w:rPr>
          <w:rFonts w:ascii="Times New Roman" w:hAnsi="Times New Roman" w:cs="Times New Roman"/>
          <w:i/>
          <w:color w:val="FF0000"/>
          <w:lang w:val="en-US"/>
        </w:rPr>
        <w:t xml:space="preserve"> la description pendant la </w:t>
      </w:r>
      <w:proofErr w:type="spellStart"/>
      <w:r w:rsidR="005B5A14" w:rsidRPr="00837029">
        <w:rPr>
          <w:rFonts w:ascii="Times New Roman" w:hAnsi="Times New Roman" w:cs="Times New Roman"/>
          <w:i/>
          <w:color w:val="FF0000"/>
          <w:lang w:val="en-US"/>
        </w:rPr>
        <w:t>démonstration</w:t>
      </w:r>
      <w:proofErr w:type="spellEnd"/>
      <w:r w:rsidR="005B5A14" w:rsidRPr="00837029">
        <w:rPr>
          <w:rFonts w:ascii="Times New Roman" w:hAnsi="Times New Roman" w:cs="Times New Roman"/>
          <w:i/>
          <w:color w:val="FF0000"/>
          <w:lang w:val="en-US"/>
        </w:rPr>
        <w:t>.</w:t>
      </w:r>
      <w:proofErr w:type="gramEnd"/>
    </w:p>
    <w:p w:rsidR="003734BF" w:rsidRPr="00837029" w:rsidRDefault="003734BF" w:rsidP="00B75C59">
      <w:pPr>
        <w:spacing w:line="240" w:lineRule="auto"/>
        <w:contextualSpacing/>
        <w:jc w:val="both"/>
        <w:rPr>
          <w:rFonts w:ascii="Times New Roman" w:hAnsi="Times New Roman" w:cs="Times New Roman"/>
          <w:color w:val="FF0000"/>
          <w:lang w:val="en-US"/>
        </w:rPr>
      </w:pPr>
    </w:p>
    <w:p w:rsidR="007A2885" w:rsidRPr="00837029" w:rsidRDefault="00E505A2" w:rsidP="00B75C59">
      <w:pPr>
        <w:spacing w:line="240" w:lineRule="auto"/>
        <w:contextualSpacing/>
        <w:jc w:val="both"/>
        <w:rPr>
          <w:rFonts w:ascii="Times New Roman" w:hAnsi="Times New Roman" w:cs="Times New Roman"/>
          <w:b/>
          <w:color w:val="FF0000"/>
          <w:lang w:val="en-US"/>
        </w:rPr>
      </w:pPr>
      <w:r w:rsidRPr="00837029">
        <w:rPr>
          <w:rFonts w:ascii="Times New Roman" w:hAnsi="Times New Roman" w:cs="Times New Roman"/>
          <w:b/>
          <w:color w:val="FF0000"/>
          <w:lang w:val="en-US"/>
        </w:rPr>
        <w:t>[</w:t>
      </w:r>
      <w:r w:rsidR="007A2885" w:rsidRPr="00837029">
        <w:rPr>
          <w:rFonts w:ascii="Times New Roman" w:hAnsi="Times New Roman" w:cs="Times New Roman"/>
          <w:b/>
          <w:color w:val="FF0000"/>
          <w:lang w:val="en-US"/>
        </w:rPr>
        <w:t>Design Software</w:t>
      </w:r>
      <w:r w:rsidRPr="00837029">
        <w:rPr>
          <w:rFonts w:ascii="Times New Roman" w:hAnsi="Times New Roman" w:cs="Times New Roman"/>
          <w:b/>
          <w:color w:val="FF0000"/>
          <w:lang w:val="en-US"/>
        </w:rPr>
        <w:t xml:space="preserve">] </w:t>
      </w:r>
      <w:r w:rsidR="00435FC6" w:rsidRPr="00837029">
        <w:rPr>
          <w:rFonts w:ascii="Times New Roman" w:hAnsi="Times New Roman" w:cs="Times New Roman"/>
          <w:color w:val="FF0000"/>
          <w:lang w:val="en-US"/>
        </w:rPr>
        <w:t>T</w:t>
      </w:r>
      <w:r w:rsidR="007A2885" w:rsidRPr="00837029">
        <w:rPr>
          <w:rFonts w:ascii="Times New Roman" w:hAnsi="Times New Roman" w:cs="Times New Roman"/>
          <w:color w:val="FF0000"/>
          <w:lang w:val="en-US"/>
        </w:rPr>
        <w:t xml:space="preserve">he </w:t>
      </w:r>
      <w:proofErr w:type="spellStart"/>
      <w:r w:rsidR="007A2885" w:rsidRPr="00837029">
        <w:rPr>
          <w:rFonts w:ascii="Times New Roman" w:hAnsi="Times New Roman" w:cs="Times New Roman"/>
          <w:color w:val="FF0000"/>
          <w:lang w:val="en-US"/>
        </w:rPr>
        <w:t>LTSpice</w:t>
      </w:r>
      <w:proofErr w:type="spellEnd"/>
      <w:r w:rsidR="007A2885" w:rsidRPr="00837029">
        <w:rPr>
          <w:rFonts w:ascii="Times New Roman" w:hAnsi="Times New Roman" w:cs="Times New Roman"/>
          <w:color w:val="FF0000"/>
          <w:lang w:val="en-US"/>
        </w:rPr>
        <w:t xml:space="preserve"> freeware </w:t>
      </w:r>
      <w:r w:rsidR="00435FC6" w:rsidRPr="00837029">
        <w:rPr>
          <w:rFonts w:ascii="Times New Roman" w:hAnsi="Times New Roman" w:cs="Times New Roman"/>
          <w:color w:val="FF0000"/>
          <w:lang w:val="en-US"/>
        </w:rPr>
        <w:t xml:space="preserve">was used </w:t>
      </w:r>
      <w:r w:rsidR="007A2885" w:rsidRPr="00837029">
        <w:rPr>
          <w:rFonts w:ascii="Times New Roman" w:hAnsi="Times New Roman" w:cs="Times New Roman"/>
          <w:color w:val="FF0000"/>
          <w:lang w:val="en-US"/>
        </w:rPr>
        <w:t>to perform electronic circuit simulations</w:t>
      </w:r>
      <w:r w:rsidR="00435FC6" w:rsidRPr="00837029">
        <w:rPr>
          <w:rFonts w:ascii="Times New Roman" w:hAnsi="Times New Roman" w:cs="Times New Roman"/>
          <w:color w:val="FF0000"/>
          <w:lang w:val="en-US"/>
        </w:rPr>
        <w:t xml:space="preserve">, towards the </w:t>
      </w:r>
      <w:r w:rsidR="005E2103" w:rsidRPr="00837029">
        <w:rPr>
          <w:rFonts w:ascii="Times New Roman" w:hAnsi="Times New Roman" w:cs="Times New Roman"/>
          <w:color w:val="FF0000"/>
          <w:lang w:val="en-US"/>
        </w:rPr>
        <w:t>selection of equipment</w:t>
      </w:r>
      <w:r w:rsidR="00435FC6" w:rsidRPr="00837029">
        <w:rPr>
          <w:rFonts w:ascii="Times New Roman" w:hAnsi="Times New Roman" w:cs="Times New Roman"/>
          <w:color w:val="FF0000"/>
          <w:lang w:val="en-US"/>
        </w:rPr>
        <w:t xml:space="preserve"> and circuit troubleshooting</w:t>
      </w:r>
      <w:r w:rsidR="005E2103" w:rsidRPr="00837029">
        <w:rPr>
          <w:rFonts w:ascii="Times New Roman" w:hAnsi="Times New Roman" w:cs="Times New Roman"/>
          <w:color w:val="FF0000"/>
          <w:lang w:val="en-US"/>
        </w:rPr>
        <w:t>.</w:t>
      </w:r>
    </w:p>
    <w:p w:rsidR="00E505A2" w:rsidRPr="00837029" w:rsidRDefault="00E505A2" w:rsidP="00B75C59">
      <w:pPr>
        <w:spacing w:line="240" w:lineRule="auto"/>
        <w:contextualSpacing/>
        <w:jc w:val="both"/>
        <w:rPr>
          <w:rFonts w:ascii="Times New Roman" w:hAnsi="Times New Roman" w:cs="Times New Roman"/>
          <w:b/>
          <w:color w:val="FF0000"/>
          <w:lang w:val="en-US"/>
        </w:rPr>
      </w:pPr>
    </w:p>
    <w:p w:rsidR="006F05A5" w:rsidRPr="00837029" w:rsidRDefault="00E505A2" w:rsidP="00B75C59">
      <w:pPr>
        <w:spacing w:line="240" w:lineRule="auto"/>
        <w:contextualSpacing/>
        <w:jc w:val="both"/>
        <w:rPr>
          <w:rFonts w:ascii="Times New Roman" w:hAnsi="Times New Roman" w:cs="Times New Roman"/>
          <w:b/>
          <w:color w:val="FF0000"/>
          <w:lang w:val="en-CA"/>
        </w:rPr>
      </w:pPr>
      <w:r w:rsidRPr="00837029">
        <w:rPr>
          <w:rFonts w:ascii="Times New Roman" w:hAnsi="Times New Roman" w:cs="Times New Roman"/>
          <w:b/>
          <w:color w:val="FF0000"/>
          <w:lang w:val="en-US"/>
        </w:rPr>
        <w:t>[</w:t>
      </w:r>
      <w:r w:rsidRPr="00837029">
        <w:rPr>
          <w:rFonts w:ascii="Times New Roman" w:hAnsi="Times New Roman" w:cs="Times New Roman"/>
          <w:b/>
          <w:color w:val="FF0000"/>
          <w:lang w:val="en-CA"/>
        </w:rPr>
        <w:t>Electrodes</w:t>
      </w:r>
      <w:r w:rsidRPr="00837029">
        <w:rPr>
          <w:rFonts w:ascii="Times New Roman" w:hAnsi="Times New Roman" w:cs="Times New Roman"/>
          <w:b/>
          <w:color w:val="FF0000"/>
          <w:lang w:val="en-US"/>
        </w:rPr>
        <w:t xml:space="preserve">] </w:t>
      </w:r>
      <w:r w:rsidR="006F05A5" w:rsidRPr="00837029">
        <w:rPr>
          <w:rFonts w:ascii="Times New Roman" w:hAnsi="Times New Roman" w:cs="Times New Roman"/>
          <w:color w:val="FF0000"/>
          <w:lang w:val="en-US"/>
        </w:rPr>
        <w:t>Our design uses reusable EEG electrodes.  A unipolar EEG electrodes configuration was selected, which means that the potential from each channel electrode is compared to a reference electrode.</w:t>
      </w:r>
    </w:p>
    <w:p w:rsidR="00E505A2" w:rsidRPr="00837029" w:rsidRDefault="00E505A2" w:rsidP="00B75C59">
      <w:pPr>
        <w:spacing w:line="240" w:lineRule="auto"/>
        <w:contextualSpacing/>
        <w:jc w:val="both"/>
        <w:rPr>
          <w:rFonts w:ascii="Times New Roman" w:hAnsi="Times New Roman" w:cs="Times New Roman"/>
          <w:b/>
          <w:color w:val="FF0000"/>
          <w:lang w:val="en-CA"/>
        </w:rPr>
      </w:pPr>
    </w:p>
    <w:p w:rsidR="0026147C" w:rsidRPr="00837029" w:rsidRDefault="00E505A2" w:rsidP="00B75C59">
      <w:pPr>
        <w:spacing w:line="240" w:lineRule="auto"/>
        <w:contextualSpacing/>
        <w:jc w:val="both"/>
        <w:rPr>
          <w:rFonts w:ascii="Times New Roman" w:hAnsi="Times New Roman" w:cs="Times New Roman"/>
          <w:b/>
          <w:color w:val="FF0000"/>
          <w:lang w:val="en-US"/>
        </w:rPr>
      </w:pPr>
      <w:r w:rsidRPr="00837029">
        <w:rPr>
          <w:rFonts w:ascii="Times New Roman" w:hAnsi="Times New Roman" w:cs="Times New Roman"/>
          <w:b/>
          <w:color w:val="FF0000"/>
          <w:lang w:val="en-US"/>
        </w:rPr>
        <w:t xml:space="preserve">[PCB] </w:t>
      </w:r>
      <w:r w:rsidR="007D0A47" w:rsidRPr="00837029">
        <w:rPr>
          <w:rFonts w:ascii="Times New Roman" w:hAnsi="Times New Roman" w:cs="Times New Roman"/>
          <w:color w:val="FF0000"/>
          <w:lang w:val="en-US"/>
        </w:rPr>
        <w:t>O</w:t>
      </w:r>
      <w:r w:rsidR="00BD03B4" w:rsidRPr="00837029">
        <w:rPr>
          <w:rFonts w:ascii="Times New Roman" w:hAnsi="Times New Roman" w:cs="Times New Roman"/>
          <w:color w:val="FF0000"/>
          <w:lang w:val="en-US"/>
        </w:rPr>
        <w:t xml:space="preserve">ur PCB was drafted using </w:t>
      </w:r>
      <w:r w:rsidR="007D0A47" w:rsidRPr="00837029">
        <w:rPr>
          <w:rFonts w:ascii="Times New Roman" w:hAnsi="Times New Roman" w:cs="Times New Roman"/>
          <w:color w:val="FF0000"/>
          <w:lang w:val="en-US"/>
        </w:rPr>
        <w:t xml:space="preserve">our sponsor </w:t>
      </w:r>
      <w:proofErr w:type="spellStart"/>
      <w:r w:rsidR="00BD03B4" w:rsidRPr="00837029">
        <w:rPr>
          <w:rFonts w:ascii="Times New Roman" w:hAnsi="Times New Roman" w:cs="Times New Roman"/>
          <w:color w:val="FF0000"/>
          <w:lang w:val="en-US"/>
        </w:rPr>
        <w:t>DipTrace</w:t>
      </w:r>
      <w:r w:rsidR="002D288E" w:rsidRPr="00837029">
        <w:rPr>
          <w:rFonts w:ascii="Times New Roman" w:hAnsi="Times New Roman" w:cs="Times New Roman"/>
          <w:color w:val="FF0000"/>
          <w:lang w:val="en-US"/>
        </w:rPr>
        <w:t>’</w:t>
      </w:r>
      <w:r w:rsidR="007D0A47" w:rsidRPr="00837029">
        <w:rPr>
          <w:rFonts w:ascii="Times New Roman" w:hAnsi="Times New Roman" w:cs="Times New Roman"/>
          <w:color w:val="FF0000"/>
          <w:lang w:val="en-US"/>
        </w:rPr>
        <w:t>s</w:t>
      </w:r>
      <w:proofErr w:type="spellEnd"/>
      <w:r w:rsidR="007D0A47" w:rsidRPr="00837029">
        <w:rPr>
          <w:rFonts w:ascii="Times New Roman" w:hAnsi="Times New Roman" w:cs="Times New Roman"/>
          <w:color w:val="FF0000"/>
          <w:lang w:val="en-US"/>
        </w:rPr>
        <w:t xml:space="preserve"> software suite, which conveniently offers schematic to PCB layout conversion.  </w:t>
      </w:r>
    </w:p>
    <w:p w:rsidR="0026147C" w:rsidRPr="00837029" w:rsidRDefault="0026147C" w:rsidP="00B75C59">
      <w:pPr>
        <w:spacing w:line="240" w:lineRule="auto"/>
        <w:contextualSpacing/>
        <w:jc w:val="both"/>
        <w:rPr>
          <w:rFonts w:ascii="Times New Roman" w:hAnsi="Times New Roman" w:cs="Times New Roman"/>
          <w:color w:val="FF0000"/>
          <w:lang w:val="en-US"/>
        </w:rPr>
      </w:pPr>
    </w:p>
    <w:p w:rsidR="0026147C" w:rsidRPr="00837029" w:rsidRDefault="00E505A2" w:rsidP="00B75C59">
      <w:pPr>
        <w:spacing w:line="240" w:lineRule="auto"/>
        <w:contextualSpacing/>
        <w:jc w:val="both"/>
        <w:rPr>
          <w:rFonts w:ascii="Times New Roman" w:hAnsi="Times New Roman" w:cs="Times New Roman"/>
          <w:color w:val="FF0000"/>
          <w:lang w:val="en-US"/>
        </w:rPr>
      </w:pPr>
      <w:r w:rsidRPr="00837029">
        <w:rPr>
          <w:rFonts w:ascii="Times New Roman" w:hAnsi="Times New Roman" w:cs="Times New Roman"/>
          <w:b/>
          <w:color w:val="FF0000"/>
          <w:lang w:val="en-US"/>
        </w:rPr>
        <w:t>[</w:t>
      </w:r>
      <w:r w:rsidR="00117FBB" w:rsidRPr="00837029">
        <w:rPr>
          <w:rFonts w:ascii="Times New Roman" w:hAnsi="Times New Roman" w:cs="Times New Roman"/>
          <w:b/>
          <w:color w:val="FF0000"/>
          <w:lang w:val="en-US"/>
        </w:rPr>
        <w:t xml:space="preserve">IC </w:t>
      </w:r>
      <w:r w:rsidRPr="00837029">
        <w:rPr>
          <w:rFonts w:ascii="Times New Roman" w:hAnsi="Times New Roman" w:cs="Times New Roman"/>
          <w:b/>
          <w:color w:val="FF0000"/>
          <w:lang w:val="en-US"/>
        </w:rPr>
        <w:t xml:space="preserve">Chips] </w:t>
      </w:r>
      <w:r w:rsidR="007D0A47" w:rsidRPr="00837029">
        <w:rPr>
          <w:rFonts w:ascii="Times New Roman" w:hAnsi="Times New Roman" w:cs="Times New Roman"/>
          <w:color w:val="FF0000"/>
          <w:lang w:val="en-US"/>
        </w:rPr>
        <w:t>The PCB features several chips</w:t>
      </w:r>
      <w:r w:rsidR="007159E0" w:rsidRPr="00837029">
        <w:rPr>
          <w:rFonts w:ascii="Times New Roman" w:hAnsi="Times New Roman" w:cs="Times New Roman"/>
          <w:color w:val="FF0000"/>
          <w:lang w:val="en-US"/>
        </w:rPr>
        <w:t xml:space="preserve"> (Figure 4)</w:t>
      </w:r>
      <w:r w:rsidR="007D0A47" w:rsidRPr="00837029">
        <w:rPr>
          <w:rFonts w:ascii="Times New Roman" w:hAnsi="Times New Roman" w:cs="Times New Roman"/>
          <w:color w:val="FF0000"/>
          <w:lang w:val="en-US"/>
        </w:rPr>
        <w:t xml:space="preserve"> to achieve proper </w:t>
      </w:r>
      <w:r w:rsidR="00435FC6" w:rsidRPr="00837029">
        <w:rPr>
          <w:rFonts w:ascii="Times New Roman" w:hAnsi="Times New Roman" w:cs="Times New Roman"/>
          <w:color w:val="FF0000"/>
          <w:lang w:val="en-US"/>
        </w:rPr>
        <w:t xml:space="preserve">circuit protection, </w:t>
      </w:r>
      <w:r w:rsidR="007D0A47" w:rsidRPr="00837029">
        <w:rPr>
          <w:rFonts w:ascii="Times New Roman" w:hAnsi="Times New Roman" w:cs="Times New Roman"/>
          <w:color w:val="FF0000"/>
          <w:lang w:val="en-US"/>
        </w:rPr>
        <w:t>amplification, filtering and analog-to-digital conversion.</w:t>
      </w:r>
      <w:r w:rsidR="00C73E6C" w:rsidRPr="00837029">
        <w:rPr>
          <w:rFonts w:ascii="Times New Roman" w:hAnsi="Times New Roman" w:cs="Times New Roman"/>
          <w:color w:val="FF0000"/>
          <w:lang w:val="en-US"/>
        </w:rPr>
        <w:t xml:space="preserve">  </w:t>
      </w:r>
    </w:p>
    <w:p w:rsidR="00D90468" w:rsidRPr="00837029" w:rsidRDefault="004418C3" w:rsidP="00B75C59">
      <w:pPr>
        <w:pStyle w:val="Paragraphedeliste"/>
        <w:numPr>
          <w:ilvl w:val="0"/>
          <w:numId w:val="4"/>
        </w:numPr>
        <w:spacing w:line="240" w:lineRule="auto"/>
        <w:jc w:val="both"/>
        <w:rPr>
          <w:rFonts w:ascii="Times New Roman" w:hAnsi="Times New Roman" w:cs="Times New Roman"/>
          <w:color w:val="FF0000"/>
          <w:lang w:val="en-US"/>
        </w:rPr>
      </w:pPr>
      <w:r w:rsidRPr="00837029">
        <w:rPr>
          <w:rFonts w:ascii="Times New Roman" w:hAnsi="Times New Roman" w:cs="Times New Roman"/>
          <w:color w:val="FF0000"/>
          <w:lang w:val="en-US"/>
        </w:rPr>
        <w:t xml:space="preserve">First there </w:t>
      </w:r>
      <w:r w:rsidR="00D90468" w:rsidRPr="00837029">
        <w:rPr>
          <w:rFonts w:ascii="Times New Roman" w:hAnsi="Times New Roman" w:cs="Times New Roman"/>
          <w:color w:val="FF0000"/>
          <w:lang w:val="en-US"/>
        </w:rPr>
        <w:t>a</w:t>
      </w:r>
      <w:r w:rsidRPr="00837029">
        <w:rPr>
          <w:rFonts w:ascii="Times New Roman" w:hAnsi="Times New Roman" w:cs="Times New Roman"/>
          <w:color w:val="FF0000"/>
          <w:lang w:val="en-US"/>
        </w:rPr>
        <w:t>re</w:t>
      </w:r>
      <w:r w:rsidR="00D90468" w:rsidRPr="00837029">
        <w:rPr>
          <w:rFonts w:ascii="Times New Roman" w:hAnsi="Times New Roman" w:cs="Times New Roman"/>
          <w:color w:val="FF0000"/>
          <w:lang w:val="en-US"/>
        </w:rPr>
        <w:t xml:space="preserve"> </w:t>
      </w:r>
      <w:r w:rsidR="00C45B90" w:rsidRPr="00837029">
        <w:rPr>
          <w:rFonts w:ascii="Times New Roman" w:hAnsi="Times New Roman" w:cs="Times New Roman"/>
          <w:color w:val="FF0000"/>
          <w:lang w:val="en-US"/>
        </w:rPr>
        <w:t xml:space="preserve">circuit </w:t>
      </w:r>
      <w:r w:rsidR="00D90468" w:rsidRPr="00837029">
        <w:rPr>
          <w:rFonts w:ascii="Times New Roman" w:hAnsi="Times New Roman" w:cs="Times New Roman"/>
          <w:color w:val="FF0000"/>
          <w:lang w:val="en-US"/>
        </w:rPr>
        <w:t xml:space="preserve">protection </w:t>
      </w:r>
      <w:r w:rsidR="00435FC6" w:rsidRPr="00837029">
        <w:rPr>
          <w:rFonts w:ascii="Times New Roman" w:hAnsi="Times New Roman" w:cs="Times New Roman"/>
          <w:color w:val="FF0000"/>
          <w:lang w:val="en-US"/>
        </w:rPr>
        <w:t>chip</w:t>
      </w:r>
      <w:r w:rsidRPr="00837029">
        <w:rPr>
          <w:rFonts w:ascii="Times New Roman" w:hAnsi="Times New Roman" w:cs="Times New Roman"/>
          <w:color w:val="FF0000"/>
          <w:lang w:val="en-US"/>
        </w:rPr>
        <w:t>s</w:t>
      </w:r>
      <w:r w:rsidR="00205520" w:rsidRPr="00837029">
        <w:rPr>
          <w:rFonts w:ascii="Times New Roman" w:hAnsi="Times New Roman" w:cs="Times New Roman"/>
          <w:color w:val="FF0000"/>
          <w:lang w:val="en-US"/>
        </w:rPr>
        <w:t xml:space="preserve"> (model </w:t>
      </w:r>
      <w:r w:rsidRPr="00837029">
        <w:rPr>
          <w:rFonts w:ascii="Times New Roman" w:hAnsi="Times New Roman" w:cs="Times New Roman"/>
          <w:color w:val="FF0000"/>
          <w:lang w:val="en-US"/>
        </w:rPr>
        <w:t xml:space="preserve">TPD4E1B06DCKR by Texas </w:t>
      </w:r>
      <w:proofErr w:type="spellStart"/>
      <w:r w:rsidRPr="00837029">
        <w:rPr>
          <w:rFonts w:ascii="Times New Roman" w:hAnsi="Times New Roman" w:cs="Times New Roman"/>
          <w:color w:val="FF0000"/>
          <w:lang w:val="en-US"/>
        </w:rPr>
        <w:t>Instuments</w:t>
      </w:r>
      <w:proofErr w:type="spellEnd"/>
      <w:r w:rsidR="00205520" w:rsidRPr="00837029">
        <w:rPr>
          <w:rFonts w:ascii="Times New Roman" w:hAnsi="Times New Roman" w:cs="Times New Roman"/>
          <w:color w:val="FF0000"/>
          <w:lang w:val="en-US"/>
        </w:rPr>
        <w:t>)</w:t>
      </w:r>
      <w:r w:rsidR="00435FC6" w:rsidRPr="00837029">
        <w:rPr>
          <w:rFonts w:ascii="Times New Roman" w:hAnsi="Times New Roman" w:cs="Times New Roman"/>
          <w:color w:val="FF0000"/>
          <w:lang w:val="en-US"/>
        </w:rPr>
        <w:t xml:space="preserve"> which</w:t>
      </w:r>
      <w:r w:rsidRPr="00837029">
        <w:rPr>
          <w:rFonts w:ascii="Times New Roman" w:hAnsi="Times New Roman" w:cs="Times New Roman"/>
          <w:color w:val="FF0000"/>
          <w:lang w:val="en-US"/>
        </w:rPr>
        <w:t xml:space="preserve"> are</w:t>
      </w:r>
      <w:r w:rsidR="00D90468" w:rsidRPr="00837029">
        <w:rPr>
          <w:rFonts w:ascii="Times New Roman" w:hAnsi="Times New Roman" w:cs="Times New Roman"/>
          <w:color w:val="FF0000"/>
          <w:lang w:val="en-US"/>
        </w:rPr>
        <w:t xml:space="preserve"> located </w:t>
      </w:r>
      <w:r w:rsidR="00435FC6" w:rsidRPr="00837029">
        <w:rPr>
          <w:rFonts w:ascii="Times New Roman" w:hAnsi="Times New Roman" w:cs="Times New Roman"/>
          <w:color w:val="FF0000"/>
          <w:lang w:val="en-US"/>
        </w:rPr>
        <w:t>right after the electrode input pins</w:t>
      </w:r>
      <w:r w:rsidR="00C45B90" w:rsidRPr="00837029">
        <w:rPr>
          <w:rFonts w:ascii="Times New Roman" w:hAnsi="Times New Roman" w:cs="Times New Roman"/>
          <w:color w:val="FF0000"/>
          <w:lang w:val="en-US"/>
        </w:rPr>
        <w:t>.  Those</w:t>
      </w:r>
      <w:r w:rsidR="00435FC6" w:rsidRPr="00837029">
        <w:rPr>
          <w:rFonts w:ascii="Times New Roman" w:hAnsi="Times New Roman" w:cs="Times New Roman"/>
          <w:color w:val="FF0000"/>
          <w:lang w:val="en-US"/>
        </w:rPr>
        <w:t xml:space="preserve"> circuit</w:t>
      </w:r>
      <w:r w:rsidR="00C45B90" w:rsidRPr="00837029">
        <w:rPr>
          <w:rFonts w:ascii="Times New Roman" w:hAnsi="Times New Roman" w:cs="Times New Roman"/>
          <w:color w:val="FF0000"/>
          <w:lang w:val="en-US"/>
        </w:rPr>
        <w:t>s</w:t>
      </w:r>
      <w:r w:rsidR="00435FC6" w:rsidRPr="00837029">
        <w:rPr>
          <w:rFonts w:ascii="Times New Roman" w:hAnsi="Times New Roman" w:cs="Times New Roman"/>
          <w:color w:val="FF0000"/>
          <w:lang w:val="en-US"/>
        </w:rPr>
        <w:t xml:space="preserve"> </w:t>
      </w:r>
      <w:r w:rsidR="00C45B90" w:rsidRPr="00837029">
        <w:rPr>
          <w:rFonts w:ascii="Times New Roman" w:hAnsi="Times New Roman" w:cs="Times New Roman"/>
          <w:color w:val="FF0000"/>
          <w:lang w:val="en-US"/>
        </w:rPr>
        <w:t>provide</w:t>
      </w:r>
      <w:r w:rsidR="00435FC6" w:rsidRPr="00837029">
        <w:rPr>
          <w:rFonts w:ascii="Times New Roman" w:hAnsi="Times New Roman" w:cs="Times New Roman"/>
          <w:color w:val="FF0000"/>
          <w:lang w:val="en-US"/>
        </w:rPr>
        <w:t xml:space="preserve"> </w:t>
      </w:r>
      <w:r w:rsidR="00205520" w:rsidRPr="00837029">
        <w:rPr>
          <w:rFonts w:ascii="Times New Roman" w:hAnsi="Times New Roman" w:cs="Times New Roman"/>
          <w:color w:val="FF0000"/>
          <w:lang w:val="en-US"/>
        </w:rPr>
        <w:t>protection against electrostatic-discharge events.</w:t>
      </w:r>
    </w:p>
    <w:p w:rsidR="009339BC" w:rsidRPr="00837029" w:rsidRDefault="00E8482D" w:rsidP="00B75C59">
      <w:pPr>
        <w:pStyle w:val="Paragraphedeliste"/>
        <w:numPr>
          <w:ilvl w:val="0"/>
          <w:numId w:val="4"/>
        </w:numPr>
        <w:spacing w:line="240" w:lineRule="auto"/>
        <w:jc w:val="both"/>
        <w:rPr>
          <w:rFonts w:ascii="Times New Roman" w:hAnsi="Times New Roman" w:cs="Times New Roman"/>
          <w:color w:val="FF0000"/>
          <w:lang w:val="en-US"/>
        </w:rPr>
      </w:pPr>
      <w:r w:rsidRPr="00837029">
        <w:rPr>
          <w:rFonts w:ascii="Times New Roman" w:hAnsi="Times New Roman" w:cs="Times New Roman"/>
          <w:color w:val="FF0000"/>
          <w:lang w:val="en-US"/>
        </w:rPr>
        <w:t>For each channel, t</w:t>
      </w:r>
      <w:r w:rsidR="00C73E6C" w:rsidRPr="00837029">
        <w:rPr>
          <w:rFonts w:ascii="Times New Roman" w:hAnsi="Times New Roman" w:cs="Times New Roman"/>
          <w:color w:val="FF0000"/>
          <w:lang w:val="en-US"/>
        </w:rPr>
        <w:t>he instrument amplifier</w:t>
      </w:r>
      <w:r w:rsidR="007816B3" w:rsidRPr="00837029">
        <w:rPr>
          <w:rFonts w:ascii="Times New Roman" w:hAnsi="Times New Roman" w:cs="Times New Roman"/>
          <w:color w:val="FF0000"/>
          <w:lang w:val="en-US"/>
        </w:rPr>
        <w:t xml:space="preserve"> </w:t>
      </w:r>
      <w:r w:rsidR="0052282A" w:rsidRPr="00837029">
        <w:rPr>
          <w:rFonts w:ascii="Times New Roman" w:hAnsi="Times New Roman" w:cs="Times New Roman"/>
          <w:color w:val="FF0000"/>
          <w:lang w:val="en-US"/>
        </w:rPr>
        <w:t>integrated circuit</w:t>
      </w:r>
      <w:r w:rsidR="007816B3" w:rsidRPr="00837029">
        <w:rPr>
          <w:rFonts w:ascii="Times New Roman" w:hAnsi="Times New Roman" w:cs="Times New Roman"/>
          <w:color w:val="FF0000"/>
          <w:lang w:val="en-US"/>
        </w:rPr>
        <w:t xml:space="preserve"> (model </w:t>
      </w:r>
      <w:r w:rsidR="00713F43" w:rsidRPr="00837029">
        <w:rPr>
          <w:rFonts w:ascii="Times New Roman" w:hAnsi="Times New Roman" w:cs="Times New Roman"/>
          <w:color w:val="FF0000"/>
          <w:lang w:val="en-US"/>
        </w:rPr>
        <w:t>AD620ARZ</w:t>
      </w:r>
      <w:r w:rsidR="007816B3" w:rsidRPr="00837029">
        <w:rPr>
          <w:rFonts w:ascii="Times New Roman" w:hAnsi="Times New Roman" w:cs="Times New Roman"/>
          <w:color w:val="FF0000"/>
          <w:lang w:val="en-US"/>
        </w:rPr>
        <w:t xml:space="preserve"> by analog devices)</w:t>
      </w:r>
      <w:r w:rsidR="00C73E6C" w:rsidRPr="00837029">
        <w:rPr>
          <w:rFonts w:ascii="Times New Roman" w:hAnsi="Times New Roman" w:cs="Times New Roman"/>
          <w:color w:val="FF0000"/>
          <w:lang w:val="en-US"/>
        </w:rPr>
        <w:t xml:space="preserve"> is configured to achieve a gain of </w:t>
      </w:r>
      <w:r w:rsidR="007B06C0" w:rsidRPr="00837029">
        <w:rPr>
          <w:rFonts w:ascii="Times New Roman" w:hAnsi="Times New Roman" w:cs="Times New Roman"/>
          <w:color w:val="FF0000"/>
          <w:lang w:val="en-US"/>
        </w:rPr>
        <w:t>885</w:t>
      </w:r>
      <w:r w:rsidR="00EA79BF" w:rsidRPr="00837029">
        <w:rPr>
          <w:rFonts w:ascii="Times New Roman" w:hAnsi="Times New Roman" w:cs="Times New Roman"/>
          <w:color w:val="FF0000"/>
          <w:lang w:val="en-US"/>
        </w:rPr>
        <w:t>. A</w:t>
      </w:r>
      <w:r w:rsidR="0052282A" w:rsidRPr="00837029">
        <w:rPr>
          <w:rFonts w:ascii="Times New Roman" w:hAnsi="Times New Roman" w:cs="Times New Roman"/>
          <w:color w:val="FF0000"/>
          <w:lang w:val="en-US"/>
        </w:rPr>
        <w:t>n additional amplifier chip</w:t>
      </w:r>
      <w:r w:rsidR="00AF6BA5" w:rsidRPr="00837029">
        <w:rPr>
          <w:rFonts w:ascii="Times New Roman" w:hAnsi="Times New Roman" w:cs="Times New Roman"/>
          <w:color w:val="FF0000"/>
          <w:lang w:val="en-US"/>
        </w:rPr>
        <w:t xml:space="preserve"> (model </w:t>
      </w:r>
      <w:r w:rsidR="00EA79BF" w:rsidRPr="00837029">
        <w:rPr>
          <w:rFonts w:ascii="Times New Roman" w:hAnsi="Times New Roman" w:cs="Times New Roman"/>
          <w:color w:val="FF0000"/>
          <w:lang w:val="en-US"/>
        </w:rPr>
        <w:t xml:space="preserve">LM324DT </w:t>
      </w:r>
      <w:r w:rsidR="00AF6BA5" w:rsidRPr="00837029">
        <w:rPr>
          <w:rFonts w:ascii="Times New Roman" w:hAnsi="Times New Roman" w:cs="Times New Roman"/>
          <w:color w:val="FF0000"/>
          <w:lang w:val="en-US"/>
        </w:rPr>
        <w:t>by</w:t>
      </w:r>
      <w:r w:rsidR="00EA79BF" w:rsidRPr="00837029">
        <w:rPr>
          <w:rFonts w:ascii="Times New Roman" w:hAnsi="Times New Roman" w:cs="Times New Roman"/>
          <w:color w:val="FF0000"/>
          <w:lang w:val="en-US"/>
        </w:rPr>
        <w:t xml:space="preserve"> STMicroelectronics</w:t>
      </w:r>
      <w:r w:rsidR="00AF6BA5" w:rsidRPr="00837029">
        <w:rPr>
          <w:rFonts w:ascii="Times New Roman" w:hAnsi="Times New Roman" w:cs="Times New Roman"/>
          <w:color w:val="FF0000"/>
          <w:lang w:val="en-US"/>
        </w:rPr>
        <w:t>)</w:t>
      </w:r>
      <w:r w:rsidR="00EA79BF" w:rsidRPr="00837029">
        <w:rPr>
          <w:rFonts w:ascii="Times New Roman" w:hAnsi="Times New Roman" w:cs="Times New Roman"/>
          <w:color w:val="FF0000"/>
          <w:lang w:val="en-US"/>
        </w:rPr>
        <w:t xml:space="preserve"> </w:t>
      </w:r>
      <w:r w:rsidR="00F63171" w:rsidRPr="00837029">
        <w:rPr>
          <w:rFonts w:ascii="Times New Roman" w:hAnsi="Times New Roman" w:cs="Times New Roman"/>
          <w:color w:val="FF0000"/>
          <w:lang w:val="en-US"/>
        </w:rPr>
        <w:t>brings</w:t>
      </w:r>
      <w:r w:rsidR="0052282A" w:rsidRPr="00837029">
        <w:rPr>
          <w:rFonts w:ascii="Times New Roman" w:hAnsi="Times New Roman" w:cs="Times New Roman"/>
          <w:color w:val="FF0000"/>
          <w:lang w:val="en-US"/>
        </w:rPr>
        <w:t xml:space="preserve"> the total</w:t>
      </w:r>
      <w:r w:rsidR="00EA79BF" w:rsidRPr="00837029">
        <w:rPr>
          <w:rFonts w:ascii="Times New Roman" w:hAnsi="Times New Roman" w:cs="Times New Roman"/>
          <w:color w:val="FF0000"/>
          <w:lang w:val="en-US"/>
        </w:rPr>
        <w:t xml:space="preserve"> </w:t>
      </w:r>
      <w:r w:rsidR="0052282A" w:rsidRPr="00837029">
        <w:rPr>
          <w:rFonts w:ascii="Times New Roman" w:hAnsi="Times New Roman" w:cs="Times New Roman"/>
          <w:color w:val="FF0000"/>
          <w:lang w:val="en-US"/>
        </w:rPr>
        <w:t xml:space="preserve">gain to </w:t>
      </w:r>
      <w:r w:rsidR="007B06C0" w:rsidRPr="00837029">
        <w:rPr>
          <w:rFonts w:ascii="Times New Roman" w:hAnsi="Times New Roman" w:cs="Times New Roman"/>
          <w:color w:val="FF0000"/>
          <w:lang w:val="en-US"/>
        </w:rPr>
        <w:t>a</w:t>
      </w:r>
      <w:r w:rsidR="00C24AFF" w:rsidRPr="00837029">
        <w:rPr>
          <w:rFonts w:ascii="Times New Roman" w:hAnsi="Times New Roman" w:cs="Times New Roman"/>
          <w:color w:val="FF0000"/>
          <w:lang w:val="en-US"/>
        </w:rPr>
        <w:t>pproximately</w:t>
      </w:r>
      <w:r w:rsidR="007B06C0" w:rsidRPr="00837029">
        <w:rPr>
          <w:rFonts w:ascii="Times New Roman" w:hAnsi="Times New Roman" w:cs="Times New Roman"/>
          <w:color w:val="FF0000"/>
          <w:lang w:val="en-US"/>
        </w:rPr>
        <w:t xml:space="preserve"> 18000</w:t>
      </w:r>
      <w:r w:rsidR="0052282A" w:rsidRPr="00837029">
        <w:rPr>
          <w:rFonts w:ascii="Times New Roman" w:hAnsi="Times New Roman" w:cs="Times New Roman"/>
          <w:color w:val="FF0000"/>
          <w:lang w:val="en-US"/>
        </w:rPr>
        <w:t>.</w:t>
      </w:r>
      <w:r w:rsidR="00A43253" w:rsidRPr="00837029">
        <w:rPr>
          <w:rFonts w:ascii="Times New Roman" w:hAnsi="Times New Roman" w:cs="Times New Roman"/>
          <w:color w:val="FF0000"/>
          <w:lang w:val="en-US"/>
        </w:rPr>
        <w:t xml:space="preserve">  The gains allow the small signal (5 </w:t>
      </w:r>
      <w:proofErr w:type="spellStart"/>
      <w:r w:rsidR="00A43253" w:rsidRPr="00837029">
        <w:rPr>
          <w:rFonts w:ascii="Times New Roman" w:hAnsi="Times New Roman" w:cs="Times New Roman"/>
          <w:color w:val="FF0000"/>
          <w:lang w:val="en-US"/>
        </w:rPr>
        <w:t>μV</w:t>
      </w:r>
      <w:proofErr w:type="spellEnd"/>
      <w:r w:rsidR="00A43253" w:rsidRPr="00837029">
        <w:rPr>
          <w:rFonts w:ascii="Times New Roman" w:hAnsi="Times New Roman" w:cs="Times New Roman"/>
          <w:color w:val="FF0000"/>
          <w:lang w:val="en-US"/>
        </w:rPr>
        <w:t xml:space="preserve"> to 300 </w:t>
      </w:r>
      <w:proofErr w:type="spellStart"/>
      <w:r w:rsidR="00A43253" w:rsidRPr="00837029">
        <w:rPr>
          <w:rFonts w:ascii="Times New Roman" w:hAnsi="Times New Roman" w:cs="Times New Roman"/>
          <w:color w:val="FF0000"/>
          <w:lang w:val="en-US"/>
        </w:rPr>
        <w:t>μV</w:t>
      </w:r>
      <w:proofErr w:type="spellEnd"/>
      <w:r w:rsidR="00A43253" w:rsidRPr="00837029">
        <w:rPr>
          <w:rFonts w:ascii="Times New Roman" w:hAnsi="Times New Roman" w:cs="Times New Roman"/>
          <w:color w:val="FF0000"/>
          <w:lang w:val="en-US"/>
        </w:rPr>
        <w:t xml:space="preserve">) to be amplified (90.7 mV </w:t>
      </w:r>
      <w:r w:rsidR="00C1598B" w:rsidRPr="00837029">
        <w:rPr>
          <w:rFonts w:ascii="Times New Roman" w:hAnsi="Times New Roman" w:cs="Times New Roman"/>
          <w:color w:val="FF0000"/>
          <w:lang w:val="en-US"/>
        </w:rPr>
        <w:t>to</w:t>
      </w:r>
      <w:r w:rsidR="00A43253" w:rsidRPr="00837029">
        <w:rPr>
          <w:rFonts w:ascii="Times New Roman" w:hAnsi="Times New Roman" w:cs="Times New Roman"/>
          <w:color w:val="FF0000"/>
          <w:lang w:val="en-US"/>
        </w:rPr>
        <w:t xml:space="preserve"> 5.442 V) and meet the downstream analog-to-digital converter voltage input requirements.</w:t>
      </w:r>
    </w:p>
    <w:p w:rsidR="00D4684E" w:rsidRPr="00837029" w:rsidRDefault="001220B1" w:rsidP="00B75C59">
      <w:pPr>
        <w:pStyle w:val="Paragraphedeliste"/>
        <w:numPr>
          <w:ilvl w:val="0"/>
          <w:numId w:val="4"/>
        </w:numPr>
        <w:spacing w:line="240" w:lineRule="auto"/>
        <w:jc w:val="both"/>
        <w:rPr>
          <w:rFonts w:ascii="Times New Roman" w:hAnsi="Times New Roman" w:cs="Times New Roman"/>
          <w:color w:val="FF0000"/>
          <w:lang w:val="en-US"/>
        </w:rPr>
      </w:pPr>
      <w:r w:rsidRPr="00837029">
        <w:rPr>
          <w:rFonts w:ascii="Times New Roman" w:hAnsi="Times New Roman" w:cs="Times New Roman"/>
          <w:color w:val="FF0000"/>
          <w:lang w:val="en-US"/>
        </w:rPr>
        <w:t xml:space="preserve">The low and high pass </w:t>
      </w:r>
      <w:r w:rsidR="004D75A6" w:rsidRPr="00837029">
        <w:rPr>
          <w:rFonts w:ascii="Times New Roman" w:hAnsi="Times New Roman" w:cs="Times New Roman"/>
          <w:color w:val="FF0000"/>
          <w:lang w:val="en-US"/>
        </w:rPr>
        <w:t xml:space="preserve">analog </w:t>
      </w:r>
      <w:r w:rsidRPr="00837029">
        <w:rPr>
          <w:rFonts w:ascii="Times New Roman" w:hAnsi="Times New Roman" w:cs="Times New Roman"/>
          <w:color w:val="FF0000"/>
          <w:lang w:val="en-US"/>
        </w:rPr>
        <w:t xml:space="preserve">filters </w:t>
      </w:r>
      <w:r w:rsidR="004D75A6" w:rsidRPr="00837029">
        <w:rPr>
          <w:rFonts w:ascii="Times New Roman" w:hAnsi="Times New Roman" w:cs="Times New Roman"/>
          <w:color w:val="FF0000"/>
          <w:lang w:val="en-US"/>
        </w:rPr>
        <w:t>have</w:t>
      </w:r>
      <w:r w:rsidR="009339BC" w:rsidRPr="00837029">
        <w:rPr>
          <w:rFonts w:ascii="Times New Roman" w:hAnsi="Times New Roman" w:cs="Times New Roman"/>
          <w:color w:val="FF0000"/>
          <w:lang w:val="en-US"/>
        </w:rPr>
        <w:t xml:space="preserve"> a </w:t>
      </w:r>
      <w:proofErr w:type="spellStart"/>
      <w:r w:rsidR="009339BC" w:rsidRPr="00837029">
        <w:rPr>
          <w:rFonts w:ascii="Times New Roman" w:hAnsi="Times New Roman" w:cs="Times New Roman"/>
          <w:color w:val="FF0000"/>
          <w:lang w:val="en-US"/>
        </w:rPr>
        <w:t>Sallen</w:t>
      </w:r>
      <w:proofErr w:type="spellEnd"/>
      <w:r w:rsidR="009339BC" w:rsidRPr="00837029">
        <w:rPr>
          <w:rFonts w:ascii="Times New Roman" w:hAnsi="Times New Roman" w:cs="Times New Roman"/>
          <w:color w:val="FF0000"/>
          <w:lang w:val="en-US"/>
        </w:rPr>
        <w:t xml:space="preserve">-Key configuration </w:t>
      </w:r>
      <w:r w:rsidR="004D75A6" w:rsidRPr="00837029">
        <w:rPr>
          <w:rFonts w:ascii="Times New Roman" w:hAnsi="Times New Roman" w:cs="Times New Roman"/>
          <w:color w:val="FF0000"/>
          <w:lang w:val="en-US"/>
        </w:rPr>
        <w:t>and</w:t>
      </w:r>
      <w:r w:rsidR="009339BC" w:rsidRPr="00837029">
        <w:rPr>
          <w:rFonts w:ascii="Times New Roman" w:hAnsi="Times New Roman" w:cs="Times New Roman"/>
          <w:color w:val="FF0000"/>
          <w:lang w:val="en-US"/>
        </w:rPr>
        <w:t xml:space="preserve"> </w:t>
      </w:r>
      <w:r w:rsidRPr="00837029">
        <w:rPr>
          <w:rFonts w:ascii="Times New Roman" w:hAnsi="Times New Roman" w:cs="Times New Roman"/>
          <w:color w:val="FF0000"/>
          <w:lang w:val="en-US"/>
        </w:rPr>
        <w:t xml:space="preserve">cutoff frequencies of </w:t>
      </w:r>
      <w:r w:rsidR="009339BC" w:rsidRPr="00837029">
        <w:rPr>
          <w:rFonts w:ascii="Times New Roman" w:hAnsi="Times New Roman" w:cs="Times New Roman"/>
          <w:color w:val="FF0000"/>
          <w:lang w:val="en-US"/>
        </w:rPr>
        <w:t>0.3 and 35 Hz respectively.</w:t>
      </w:r>
      <w:r w:rsidR="00E8482D" w:rsidRPr="00837029">
        <w:rPr>
          <w:rFonts w:ascii="Times New Roman" w:hAnsi="Times New Roman" w:cs="Times New Roman"/>
          <w:color w:val="FF0000"/>
          <w:lang w:val="en-US"/>
        </w:rPr>
        <w:t xml:space="preserve">  The cutoff frequencies were selected to encompass most </w:t>
      </w:r>
      <w:proofErr w:type="gramStart"/>
      <w:r w:rsidR="00E8482D" w:rsidRPr="00837029">
        <w:rPr>
          <w:rFonts w:ascii="Times New Roman" w:hAnsi="Times New Roman" w:cs="Times New Roman"/>
          <w:color w:val="FF0000"/>
          <w:lang w:val="en-US"/>
        </w:rPr>
        <w:t>wake</w:t>
      </w:r>
      <w:proofErr w:type="gramEnd"/>
      <w:r w:rsidR="00E8482D" w:rsidRPr="00837029">
        <w:rPr>
          <w:rFonts w:ascii="Times New Roman" w:hAnsi="Times New Roman" w:cs="Times New Roman"/>
          <w:color w:val="FF0000"/>
          <w:lang w:val="en-US"/>
        </w:rPr>
        <w:t xml:space="preserve"> and sleep states of mental activity</w:t>
      </w:r>
      <w:r w:rsidR="007A2885" w:rsidRPr="00837029">
        <w:rPr>
          <w:rFonts w:ascii="Times New Roman" w:hAnsi="Times New Roman" w:cs="Times New Roman"/>
          <w:color w:val="FF0000"/>
          <w:lang w:val="en-US"/>
        </w:rPr>
        <w:t>.</w:t>
      </w:r>
      <w:r w:rsidR="00E8482D" w:rsidRPr="00837029">
        <w:rPr>
          <w:rFonts w:ascii="Times New Roman" w:hAnsi="Times New Roman" w:cs="Times New Roman"/>
          <w:color w:val="FF0000"/>
          <w:lang w:val="en-US"/>
        </w:rPr>
        <w:t xml:space="preserve"> </w:t>
      </w:r>
      <w:r w:rsidR="007A2885" w:rsidRPr="00837029">
        <w:rPr>
          <w:rFonts w:ascii="Times New Roman" w:hAnsi="Times New Roman" w:cs="Times New Roman"/>
          <w:color w:val="FF0000"/>
          <w:lang w:val="en-US"/>
        </w:rPr>
        <w:t>T</w:t>
      </w:r>
      <w:r w:rsidR="00E8482D" w:rsidRPr="00837029">
        <w:rPr>
          <w:rFonts w:ascii="Times New Roman" w:hAnsi="Times New Roman" w:cs="Times New Roman"/>
          <w:color w:val="FF0000"/>
          <w:lang w:val="en-US"/>
        </w:rPr>
        <w:t xml:space="preserve">he low and high filter </w:t>
      </w:r>
      <w:proofErr w:type="spellStart"/>
      <w:r w:rsidR="00E8482D" w:rsidRPr="00837029">
        <w:rPr>
          <w:rFonts w:ascii="Times New Roman" w:hAnsi="Times New Roman" w:cs="Times New Roman"/>
          <w:color w:val="FF0000"/>
          <w:lang w:val="en-US"/>
        </w:rPr>
        <w:t>ampli</w:t>
      </w:r>
      <w:proofErr w:type="spellEnd"/>
      <w:r w:rsidR="00E8482D" w:rsidRPr="00837029">
        <w:rPr>
          <w:rFonts w:ascii="Times New Roman" w:hAnsi="Times New Roman" w:cs="Times New Roman"/>
          <w:color w:val="FF0000"/>
          <w:lang w:val="en-US"/>
        </w:rPr>
        <w:t xml:space="preserve">-op </w:t>
      </w:r>
      <w:proofErr w:type="gramStart"/>
      <w:r w:rsidR="00E8482D" w:rsidRPr="00837029">
        <w:rPr>
          <w:rFonts w:ascii="Times New Roman" w:hAnsi="Times New Roman" w:cs="Times New Roman"/>
          <w:color w:val="FF0000"/>
          <w:lang w:val="en-US"/>
        </w:rPr>
        <w:t>are</w:t>
      </w:r>
      <w:proofErr w:type="gramEnd"/>
      <w:r w:rsidR="00E8482D" w:rsidRPr="00837029">
        <w:rPr>
          <w:rFonts w:ascii="Times New Roman" w:hAnsi="Times New Roman" w:cs="Times New Roman"/>
          <w:color w:val="FF0000"/>
          <w:lang w:val="en-US"/>
        </w:rPr>
        <w:t xml:space="preserve"> contained in the same chip as those of the notch filter.</w:t>
      </w:r>
      <w:r w:rsidR="00EA79BF" w:rsidRPr="00837029">
        <w:rPr>
          <w:rFonts w:ascii="Times New Roman" w:hAnsi="Times New Roman" w:cs="Times New Roman"/>
          <w:color w:val="FF0000"/>
          <w:lang w:val="en-US"/>
        </w:rPr>
        <w:t xml:space="preserve">  The chip is the same model (model LM324DT by STMicroelectronics) as the added gain amplifier chip.</w:t>
      </w:r>
    </w:p>
    <w:p w:rsidR="00595741" w:rsidRPr="00837029" w:rsidRDefault="00EF0DD0" w:rsidP="00B75C59">
      <w:pPr>
        <w:pStyle w:val="Paragraphedeliste"/>
        <w:numPr>
          <w:ilvl w:val="0"/>
          <w:numId w:val="4"/>
        </w:numPr>
        <w:spacing w:line="240" w:lineRule="auto"/>
        <w:jc w:val="both"/>
        <w:rPr>
          <w:rFonts w:ascii="Times New Roman" w:hAnsi="Times New Roman" w:cs="Times New Roman"/>
          <w:color w:val="FF0000"/>
          <w:lang w:val="en-US"/>
        </w:rPr>
      </w:pPr>
      <w:r w:rsidRPr="00837029">
        <w:rPr>
          <w:rFonts w:ascii="Times New Roman" w:hAnsi="Times New Roman" w:cs="Times New Roman"/>
          <w:color w:val="FF0000"/>
          <w:lang w:val="en-CA"/>
        </w:rPr>
        <w:t>Finally</w:t>
      </w:r>
      <w:r w:rsidR="00031285" w:rsidRPr="00837029">
        <w:rPr>
          <w:rFonts w:ascii="Times New Roman" w:hAnsi="Times New Roman" w:cs="Times New Roman"/>
          <w:color w:val="FF0000"/>
          <w:lang w:val="en-US"/>
        </w:rPr>
        <w:t>, the analog-to-</w:t>
      </w:r>
      <w:r w:rsidR="00595741" w:rsidRPr="00837029">
        <w:rPr>
          <w:rFonts w:ascii="Times New Roman" w:hAnsi="Times New Roman" w:cs="Times New Roman"/>
          <w:color w:val="FF0000"/>
          <w:lang w:val="en-US"/>
        </w:rPr>
        <w:t xml:space="preserve">digital converter chip (model ADS1115 by Texas </w:t>
      </w:r>
      <w:proofErr w:type="spellStart"/>
      <w:r w:rsidR="00595741" w:rsidRPr="00837029">
        <w:rPr>
          <w:rFonts w:ascii="Times New Roman" w:hAnsi="Times New Roman" w:cs="Times New Roman"/>
          <w:color w:val="FF0000"/>
          <w:lang w:val="en-US"/>
        </w:rPr>
        <w:t>Instuments</w:t>
      </w:r>
      <w:proofErr w:type="spellEnd"/>
      <w:r w:rsidR="00595741" w:rsidRPr="00837029">
        <w:rPr>
          <w:rFonts w:ascii="Times New Roman" w:hAnsi="Times New Roman" w:cs="Times New Roman"/>
          <w:color w:val="FF0000"/>
          <w:lang w:val="en-US"/>
        </w:rPr>
        <w:t>)</w:t>
      </w:r>
      <w:r w:rsidR="00A43253" w:rsidRPr="00837029">
        <w:rPr>
          <w:rFonts w:ascii="Times New Roman" w:hAnsi="Times New Roman" w:cs="Times New Roman"/>
          <w:color w:val="FF0000"/>
          <w:lang w:val="en-US"/>
        </w:rPr>
        <w:t xml:space="preserve"> receives the amplified and filtered </w:t>
      </w:r>
      <w:r w:rsidRPr="00837029">
        <w:rPr>
          <w:rFonts w:ascii="Times New Roman" w:hAnsi="Times New Roman" w:cs="Times New Roman"/>
          <w:color w:val="FF0000"/>
          <w:lang w:val="en-US"/>
        </w:rPr>
        <w:t xml:space="preserve">analog </w:t>
      </w:r>
      <w:proofErr w:type="spellStart"/>
      <w:r w:rsidR="00A43253" w:rsidRPr="00837029">
        <w:rPr>
          <w:rFonts w:ascii="Times New Roman" w:hAnsi="Times New Roman" w:cs="Times New Roman"/>
          <w:color w:val="FF0000"/>
          <w:lang w:val="en-US"/>
        </w:rPr>
        <w:t>biosignals</w:t>
      </w:r>
      <w:proofErr w:type="spellEnd"/>
      <w:r w:rsidRPr="00837029">
        <w:rPr>
          <w:rFonts w:ascii="Times New Roman" w:hAnsi="Times New Roman" w:cs="Times New Roman"/>
          <w:color w:val="FF0000"/>
          <w:lang w:val="en-US"/>
        </w:rPr>
        <w:t>, and converts them to digital signal</w:t>
      </w:r>
      <w:r w:rsidR="00EC4389" w:rsidRPr="00837029">
        <w:rPr>
          <w:rFonts w:ascii="Times New Roman" w:hAnsi="Times New Roman" w:cs="Times New Roman"/>
          <w:color w:val="FF0000"/>
          <w:lang w:val="en-US"/>
        </w:rPr>
        <w:t>s</w:t>
      </w:r>
      <w:r w:rsidRPr="00837029">
        <w:rPr>
          <w:rFonts w:ascii="Times New Roman" w:hAnsi="Times New Roman" w:cs="Times New Roman"/>
          <w:color w:val="FF0000"/>
          <w:lang w:val="en-US"/>
        </w:rPr>
        <w:t>.</w:t>
      </w:r>
      <w:r w:rsidR="00EC4389" w:rsidRPr="00837029">
        <w:rPr>
          <w:rFonts w:ascii="Times New Roman" w:hAnsi="Times New Roman" w:cs="Times New Roman"/>
          <w:color w:val="FF0000"/>
          <w:lang w:val="en-US"/>
        </w:rPr>
        <w:t xml:space="preserve">  The chip was chosen </w:t>
      </w:r>
      <w:r w:rsidR="00B5062A" w:rsidRPr="00837029">
        <w:rPr>
          <w:rFonts w:ascii="Times New Roman" w:hAnsi="Times New Roman" w:cs="Times New Roman"/>
          <w:color w:val="FF0000"/>
          <w:lang w:val="en-US"/>
        </w:rPr>
        <w:t>for its</w:t>
      </w:r>
      <w:r w:rsidR="001847D7" w:rsidRPr="00837029">
        <w:rPr>
          <w:rFonts w:ascii="Times New Roman" w:hAnsi="Times New Roman" w:cs="Times New Roman"/>
          <w:color w:val="FF0000"/>
          <w:lang w:val="en-US"/>
        </w:rPr>
        <w:t xml:space="preserve"> high 15 bit precision,</w:t>
      </w:r>
      <w:r w:rsidR="00B5062A" w:rsidRPr="00837029">
        <w:rPr>
          <w:rFonts w:ascii="Times New Roman" w:hAnsi="Times New Roman" w:cs="Times New Roman"/>
          <w:color w:val="FF0000"/>
          <w:lang w:val="en-US"/>
        </w:rPr>
        <w:t xml:space="preserve"> </w:t>
      </w:r>
      <w:r w:rsidR="001847D7" w:rsidRPr="00837029">
        <w:rPr>
          <w:rFonts w:ascii="Times New Roman" w:hAnsi="Times New Roman" w:cs="Times New Roman"/>
          <w:color w:val="FF0000"/>
          <w:lang w:val="en-US"/>
        </w:rPr>
        <w:t xml:space="preserve">its </w:t>
      </w:r>
      <w:r w:rsidR="00B5062A" w:rsidRPr="00837029">
        <w:rPr>
          <w:rFonts w:ascii="Times New Roman" w:hAnsi="Times New Roman" w:cs="Times New Roman"/>
          <w:color w:val="FF0000"/>
          <w:lang w:val="en-US"/>
        </w:rPr>
        <w:t xml:space="preserve">sampling rate capability, because </w:t>
      </w:r>
      <w:r w:rsidR="00EC4389" w:rsidRPr="00837029">
        <w:rPr>
          <w:rFonts w:ascii="Times New Roman" w:hAnsi="Times New Roman" w:cs="Times New Roman"/>
          <w:color w:val="FF0000"/>
          <w:lang w:val="en-US"/>
        </w:rPr>
        <w:t xml:space="preserve">it is well suited to sensor </w:t>
      </w:r>
      <w:r w:rsidR="00B5062A" w:rsidRPr="00837029">
        <w:rPr>
          <w:rFonts w:ascii="Times New Roman" w:hAnsi="Times New Roman" w:cs="Times New Roman"/>
          <w:color w:val="FF0000"/>
          <w:lang w:val="en-US"/>
        </w:rPr>
        <w:t>measurement applications,</w:t>
      </w:r>
      <w:r w:rsidR="00EC4389" w:rsidRPr="00837029">
        <w:rPr>
          <w:rFonts w:ascii="Times New Roman" w:hAnsi="Times New Roman" w:cs="Times New Roman"/>
          <w:color w:val="FF0000"/>
          <w:lang w:val="en-US"/>
        </w:rPr>
        <w:t xml:space="preserve"> and</w:t>
      </w:r>
      <w:r w:rsidR="00B5062A" w:rsidRPr="00837029">
        <w:rPr>
          <w:rFonts w:ascii="Times New Roman" w:hAnsi="Times New Roman" w:cs="Times New Roman"/>
          <w:color w:val="FF0000"/>
          <w:lang w:val="en-US"/>
        </w:rPr>
        <w:t xml:space="preserve"> for its ease of</w:t>
      </w:r>
      <w:r w:rsidR="00EC4389" w:rsidRPr="00837029">
        <w:rPr>
          <w:rFonts w:ascii="Times New Roman" w:hAnsi="Times New Roman" w:cs="Times New Roman"/>
          <w:color w:val="FF0000"/>
          <w:lang w:val="en-US"/>
        </w:rPr>
        <w:t xml:space="preserve"> use with the Raspberry Pi using its I2C communication bus</w:t>
      </w:r>
      <w:r w:rsidR="001847D7" w:rsidRPr="00837029">
        <w:rPr>
          <w:rFonts w:ascii="Times New Roman" w:hAnsi="Times New Roman" w:cs="Times New Roman"/>
          <w:color w:val="FF0000"/>
          <w:lang w:val="en-US"/>
        </w:rPr>
        <w:t xml:space="preserve"> (the component has a precise internal clock)</w:t>
      </w:r>
      <w:r w:rsidR="00EC4389" w:rsidRPr="00837029">
        <w:rPr>
          <w:rFonts w:ascii="Times New Roman" w:hAnsi="Times New Roman" w:cs="Times New Roman"/>
          <w:color w:val="FF0000"/>
          <w:lang w:val="en-US"/>
        </w:rPr>
        <w:t xml:space="preserve">.  </w:t>
      </w:r>
    </w:p>
    <w:p w:rsidR="007159E0" w:rsidRPr="004262ED" w:rsidRDefault="007159E0" w:rsidP="00B75C59">
      <w:pPr>
        <w:spacing w:line="240" w:lineRule="auto"/>
        <w:contextualSpacing/>
        <w:jc w:val="center"/>
        <w:rPr>
          <w:rFonts w:ascii="Times New Roman" w:hAnsi="Times New Roman" w:cs="Times New Roman"/>
          <w:b/>
          <w:color w:val="FF0000"/>
          <w:highlight w:val="cyan"/>
          <w:lang w:val="en-CA"/>
        </w:rPr>
      </w:pPr>
      <w:r w:rsidRPr="004262ED">
        <w:rPr>
          <w:rFonts w:ascii="Times New Roman" w:hAnsi="Times New Roman" w:cs="Times New Roman"/>
          <w:b/>
          <w:noProof/>
          <w:color w:val="FF0000"/>
          <w:lang w:eastAsia="fr-CA"/>
        </w:rPr>
        <w:lastRenderedPageBreak/>
        <w:drawing>
          <wp:inline distT="0" distB="0" distL="0" distR="0" wp14:anchorId="23F7AFA2" wp14:editId="70198D53">
            <wp:extent cx="4123509" cy="239443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7970" cy="2408638"/>
                    </a:xfrm>
                    <a:prstGeom prst="rect">
                      <a:avLst/>
                    </a:prstGeom>
                    <a:noFill/>
                    <a:ln>
                      <a:noFill/>
                    </a:ln>
                  </pic:spPr>
                </pic:pic>
              </a:graphicData>
            </a:graphic>
          </wp:inline>
        </w:drawing>
      </w:r>
    </w:p>
    <w:p w:rsidR="007159E0" w:rsidRPr="004262ED" w:rsidRDefault="007159E0" w:rsidP="00B75C59">
      <w:pPr>
        <w:spacing w:line="240" w:lineRule="auto"/>
        <w:contextualSpacing/>
        <w:jc w:val="center"/>
        <w:rPr>
          <w:rFonts w:ascii="Times New Roman" w:hAnsi="Times New Roman" w:cs="Times New Roman"/>
          <w:b/>
          <w:color w:val="FF0000"/>
          <w:highlight w:val="cyan"/>
          <w:lang w:val="en-CA"/>
        </w:rPr>
      </w:pPr>
      <w:r w:rsidRPr="004262ED">
        <w:rPr>
          <w:rFonts w:ascii="Times New Roman" w:hAnsi="Times New Roman" w:cs="Times New Roman"/>
          <w:b/>
          <w:color w:val="FF0000"/>
          <w:lang w:val="en-US"/>
        </w:rPr>
        <w:t>Figure 4</w:t>
      </w:r>
    </w:p>
    <w:p w:rsidR="007159E0" w:rsidRPr="004262ED" w:rsidRDefault="007159E0" w:rsidP="00B75C59">
      <w:pPr>
        <w:spacing w:line="240" w:lineRule="auto"/>
        <w:contextualSpacing/>
        <w:jc w:val="both"/>
        <w:rPr>
          <w:rFonts w:ascii="Times New Roman" w:hAnsi="Times New Roman" w:cs="Times New Roman"/>
          <w:b/>
          <w:color w:val="FF0000"/>
          <w:highlight w:val="cyan"/>
          <w:lang w:val="en-CA"/>
        </w:rPr>
      </w:pPr>
    </w:p>
    <w:p w:rsidR="007816B3" w:rsidRPr="004262ED" w:rsidRDefault="00467C80" w:rsidP="00B75C59">
      <w:pPr>
        <w:spacing w:line="240" w:lineRule="auto"/>
        <w:contextualSpacing/>
        <w:jc w:val="both"/>
        <w:rPr>
          <w:rFonts w:ascii="Times New Roman" w:hAnsi="Times New Roman" w:cs="Times New Roman"/>
          <w:b/>
          <w:color w:val="FF0000"/>
          <w:lang w:val="en-CA"/>
        </w:rPr>
      </w:pPr>
      <w:r w:rsidRPr="004262ED">
        <w:rPr>
          <w:rFonts w:ascii="Times New Roman" w:hAnsi="Times New Roman" w:cs="Times New Roman"/>
          <w:b/>
          <w:color w:val="FF0000"/>
          <w:lang w:val="en-CA"/>
        </w:rPr>
        <w:t>[</w:t>
      </w:r>
      <w:r w:rsidR="007816B3" w:rsidRPr="004262ED">
        <w:rPr>
          <w:rFonts w:ascii="Times New Roman" w:hAnsi="Times New Roman" w:cs="Times New Roman"/>
          <w:b/>
          <w:color w:val="FF0000"/>
          <w:lang w:val="en-CA"/>
        </w:rPr>
        <w:t>Resistors and C</w:t>
      </w:r>
      <w:r w:rsidR="00720615" w:rsidRPr="004262ED">
        <w:rPr>
          <w:rFonts w:ascii="Times New Roman" w:hAnsi="Times New Roman" w:cs="Times New Roman"/>
          <w:b/>
          <w:color w:val="FF0000"/>
          <w:lang w:val="en-CA"/>
        </w:rPr>
        <w:t>apacitors</w:t>
      </w:r>
      <w:r w:rsidRPr="004262ED">
        <w:rPr>
          <w:rFonts w:ascii="Times New Roman" w:hAnsi="Times New Roman" w:cs="Times New Roman"/>
          <w:b/>
          <w:color w:val="FF0000"/>
          <w:lang w:val="en-CA"/>
        </w:rPr>
        <w:t xml:space="preserve">] </w:t>
      </w:r>
      <w:r w:rsidR="00720615" w:rsidRPr="004262ED">
        <w:rPr>
          <w:rFonts w:ascii="Times New Roman" w:hAnsi="Times New Roman" w:cs="Times New Roman"/>
          <w:color w:val="FF0000"/>
          <w:lang w:val="en-CA"/>
        </w:rPr>
        <w:t>Surface mount</w:t>
      </w:r>
      <w:r w:rsidR="007816B3" w:rsidRPr="004262ED">
        <w:rPr>
          <w:rFonts w:ascii="Times New Roman" w:hAnsi="Times New Roman" w:cs="Times New Roman"/>
          <w:color w:val="FF0000"/>
          <w:lang w:val="en-CA"/>
        </w:rPr>
        <w:t xml:space="preserve"> resistor</w:t>
      </w:r>
      <w:r w:rsidR="00C45B90" w:rsidRPr="004262ED">
        <w:rPr>
          <w:rFonts w:ascii="Times New Roman" w:hAnsi="Times New Roman" w:cs="Times New Roman"/>
          <w:color w:val="FF0000"/>
          <w:lang w:val="en-CA"/>
        </w:rPr>
        <w:t>s</w:t>
      </w:r>
      <w:r w:rsidR="00720615" w:rsidRPr="004262ED">
        <w:rPr>
          <w:rFonts w:ascii="Times New Roman" w:hAnsi="Times New Roman" w:cs="Times New Roman"/>
          <w:color w:val="FF0000"/>
          <w:lang w:val="en-CA"/>
        </w:rPr>
        <w:t xml:space="preserve"> and capacitors</w:t>
      </w:r>
      <w:r w:rsidR="00C45B90" w:rsidRPr="004262ED">
        <w:rPr>
          <w:rFonts w:ascii="Times New Roman" w:hAnsi="Times New Roman" w:cs="Times New Roman"/>
          <w:color w:val="FF0000"/>
          <w:lang w:val="en-CA"/>
        </w:rPr>
        <w:t xml:space="preserve"> were used throughout our PCB. </w:t>
      </w:r>
    </w:p>
    <w:p w:rsidR="00031285" w:rsidRPr="004262ED" w:rsidRDefault="00031285" w:rsidP="00B75C59">
      <w:pPr>
        <w:spacing w:line="240" w:lineRule="auto"/>
        <w:contextualSpacing/>
        <w:jc w:val="both"/>
        <w:rPr>
          <w:rFonts w:ascii="Times New Roman" w:hAnsi="Times New Roman" w:cs="Times New Roman"/>
          <w:b/>
          <w:color w:val="FF0000"/>
          <w:lang w:val="en-CA"/>
        </w:rPr>
      </w:pPr>
    </w:p>
    <w:p w:rsidR="00031285" w:rsidRPr="004262ED" w:rsidRDefault="00031285" w:rsidP="00B75C59">
      <w:pPr>
        <w:spacing w:line="240" w:lineRule="auto"/>
        <w:contextualSpacing/>
        <w:jc w:val="both"/>
        <w:rPr>
          <w:rFonts w:ascii="Times New Roman" w:hAnsi="Times New Roman" w:cs="Times New Roman"/>
          <w:color w:val="FF0000"/>
          <w:lang w:val="en-CA"/>
        </w:rPr>
      </w:pPr>
      <w:r w:rsidRPr="004262ED">
        <w:rPr>
          <w:rFonts w:ascii="Times New Roman" w:hAnsi="Times New Roman" w:cs="Times New Roman"/>
          <w:b/>
          <w:color w:val="FF0000"/>
          <w:lang w:val="en-CA"/>
        </w:rPr>
        <w:t xml:space="preserve">[Visualisation of signal] </w:t>
      </w:r>
      <w:r w:rsidRPr="004262ED">
        <w:rPr>
          <w:rFonts w:ascii="Times New Roman" w:hAnsi="Times New Roman" w:cs="Times New Roman"/>
          <w:color w:val="FF0000"/>
          <w:lang w:val="en-CA"/>
        </w:rPr>
        <w:t xml:space="preserve">The </w:t>
      </w:r>
      <w:proofErr w:type="spellStart"/>
      <w:r w:rsidRPr="004262ED">
        <w:rPr>
          <w:rFonts w:ascii="Times New Roman" w:hAnsi="Times New Roman" w:cs="Times New Roman"/>
          <w:color w:val="FF0000"/>
          <w:lang w:val="en-CA"/>
        </w:rPr>
        <w:t>adafruit</w:t>
      </w:r>
      <w:proofErr w:type="spellEnd"/>
      <w:r w:rsidRPr="004262ED">
        <w:rPr>
          <w:rFonts w:ascii="Times New Roman" w:hAnsi="Times New Roman" w:cs="Times New Roman"/>
          <w:color w:val="FF0000"/>
          <w:lang w:val="en-CA"/>
        </w:rPr>
        <w:t xml:space="preserve"> website provides python code and gives detailed instructions on how to obtain real-time visualisation of </w:t>
      </w:r>
      <w:r w:rsidR="00EC5061" w:rsidRPr="004262ED">
        <w:rPr>
          <w:rFonts w:ascii="Times New Roman" w:hAnsi="Times New Roman" w:cs="Times New Roman"/>
          <w:color w:val="FF0000"/>
          <w:lang w:val="en-CA"/>
        </w:rPr>
        <w:t>ADS1115 analog</w:t>
      </w:r>
      <w:r w:rsidRPr="004262ED">
        <w:rPr>
          <w:rFonts w:ascii="Times New Roman" w:hAnsi="Times New Roman" w:cs="Times New Roman"/>
          <w:color w:val="FF0000"/>
          <w:lang w:val="en-CA"/>
        </w:rPr>
        <w:t xml:space="preserve"> values on </w:t>
      </w:r>
      <w:r w:rsidR="00604131" w:rsidRPr="004262ED">
        <w:rPr>
          <w:rFonts w:ascii="Times New Roman" w:hAnsi="Times New Roman" w:cs="Times New Roman"/>
          <w:color w:val="FF0000"/>
          <w:lang w:val="en-CA"/>
        </w:rPr>
        <w:t>a</w:t>
      </w:r>
      <w:r w:rsidRPr="004262ED">
        <w:rPr>
          <w:rFonts w:ascii="Times New Roman" w:hAnsi="Times New Roman" w:cs="Times New Roman"/>
          <w:color w:val="FF0000"/>
          <w:lang w:val="en-CA"/>
        </w:rPr>
        <w:t xml:space="preserve"> Raspberry Pi terminal.  Having collected </w:t>
      </w:r>
      <w:r w:rsidR="00EC5061" w:rsidRPr="004262ED">
        <w:rPr>
          <w:rFonts w:ascii="Times New Roman" w:hAnsi="Times New Roman" w:cs="Times New Roman"/>
          <w:color w:val="FF0000"/>
          <w:lang w:val="en-CA"/>
        </w:rPr>
        <w:t xml:space="preserve">and analyzed </w:t>
      </w:r>
      <w:r w:rsidRPr="004262ED">
        <w:rPr>
          <w:rFonts w:ascii="Times New Roman" w:hAnsi="Times New Roman" w:cs="Times New Roman"/>
          <w:color w:val="FF0000"/>
          <w:lang w:val="en-CA"/>
        </w:rPr>
        <w:t>the</w:t>
      </w:r>
      <w:r w:rsidR="00EC5061" w:rsidRPr="004262ED">
        <w:rPr>
          <w:rFonts w:ascii="Times New Roman" w:hAnsi="Times New Roman" w:cs="Times New Roman"/>
          <w:color w:val="FF0000"/>
          <w:lang w:val="en-CA"/>
        </w:rPr>
        <w:t xml:space="preserve"> real-time</w:t>
      </w:r>
      <w:r w:rsidRPr="004262ED">
        <w:rPr>
          <w:rFonts w:ascii="Times New Roman" w:hAnsi="Times New Roman" w:cs="Times New Roman"/>
          <w:color w:val="FF0000"/>
          <w:lang w:val="en-CA"/>
        </w:rPr>
        <w:t xml:space="preserve"> data, we can </w:t>
      </w:r>
      <w:r w:rsidR="00EC5061" w:rsidRPr="004262ED">
        <w:rPr>
          <w:rFonts w:ascii="Times New Roman" w:hAnsi="Times New Roman" w:cs="Times New Roman"/>
          <w:color w:val="FF0000"/>
          <w:lang w:val="en-CA"/>
        </w:rPr>
        <w:t>demonstrate the alpha mode</w:t>
      </w:r>
      <w:r w:rsidRPr="004262ED">
        <w:rPr>
          <w:rFonts w:ascii="Times New Roman" w:hAnsi="Times New Roman" w:cs="Times New Roman"/>
          <w:color w:val="FF0000"/>
          <w:lang w:val="en-CA"/>
        </w:rPr>
        <w:t xml:space="preserve"> a</w:t>
      </w:r>
      <w:r w:rsidR="00EC5061" w:rsidRPr="004262ED">
        <w:rPr>
          <w:rFonts w:ascii="Times New Roman" w:hAnsi="Times New Roman" w:cs="Times New Roman"/>
          <w:color w:val="FF0000"/>
          <w:lang w:val="en-CA"/>
        </w:rPr>
        <w:t>fter closing of the eyes and</w:t>
      </w:r>
      <w:r w:rsidRPr="004262ED">
        <w:rPr>
          <w:rFonts w:ascii="Times New Roman" w:hAnsi="Times New Roman" w:cs="Times New Roman"/>
          <w:color w:val="FF0000"/>
          <w:lang w:val="en-CA"/>
        </w:rPr>
        <w:t xml:space="preserve"> </w:t>
      </w:r>
      <w:r w:rsidR="00EC5061" w:rsidRPr="004262ED">
        <w:rPr>
          <w:rFonts w:ascii="Times New Roman" w:hAnsi="Times New Roman" w:cs="Times New Roman"/>
          <w:color w:val="FF0000"/>
          <w:lang w:val="en-CA"/>
        </w:rPr>
        <w:t xml:space="preserve">a state of wakeful relaxation is </w:t>
      </w:r>
      <w:r w:rsidR="00167A4D" w:rsidRPr="004262ED">
        <w:rPr>
          <w:rFonts w:ascii="Times New Roman" w:hAnsi="Times New Roman" w:cs="Times New Roman"/>
          <w:color w:val="FF0000"/>
          <w:lang w:val="en-CA"/>
        </w:rPr>
        <w:t>achieved</w:t>
      </w:r>
      <w:r w:rsidR="00EC5061" w:rsidRPr="004262ED">
        <w:rPr>
          <w:rFonts w:ascii="Times New Roman" w:hAnsi="Times New Roman" w:cs="Times New Roman"/>
          <w:color w:val="FF0000"/>
          <w:lang w:val="en-CA"/>
        </w:rPr>
        <w:t>.</w:t>
      </w:r>
    </w:p>
    <w:p w:rsidR="00031285" w:rsidRPr="004262ED" w:rsidRDefault="00031285" w:rsidP="00B75C59">
      <w:pPr>
        <w:spacing w:line="240" w:lineRule="auto"/>
        <w:contextualSpacing/>
        <w:jc w:val="both"/>
        <w:rPr>
          <w:rFonts w:ascii="Times New Roman" w:hAnsi="Times New Roman" w:cs="Times New Roman"/>
          <w:b/>
          <w:color w:val="FF0000"/>
          <w:lang w:val="en-CA"/>
        </w:rPr>
      </w:pPr>
    </w:p>
    <w:p w:rsidR="007159E0" w:rsidRPr="004262ED" w:rsidRDefault="00604131" w:rsidP="00B75C59">
      <w:pPr>
        <w:spacing w:line="240" w:lineRule="auto"/>
        <w:jc w:val="both"/>
        <w:rPr>
          <w:rFonts w:ascii="Times New Roman" w:hAnsi="Times New Roman" w:cs="Times New Roman"/>
          <w:b/>
          <w:color w:val="FF0000"/>
          <w:highlight w:val="cyan"/>
          <w:lang w:val="en-CA"/>
        </w:rPr>
      </w:pPr>
      <w:r w:rsidRPr="004262ED">
        <w:rPr>
          <w:rFonts w:ascii="Times New Roman" w:hAnsi="Times New Roman" w:cs="Times New Roman"/>
          <w:b/>
          <w:color w:val="FF0000"/>
          <w:lang w:val="en-CA"/>
        </w:rPr>
        <w:t>[</w:t>
      </w:r>
      <w:r w:rsidR="008F6E35" w:rsidRPr="004262ED">
        <w:rPr>
          <w:rFonts w:ascii="Times New Roman" w:hAnsi="Times New Roman" w:cs="Times New Roman"/>
          <w:b/>
          <w:color w:val="FF0000"/>
          <w:lang w:val="en-CA"/>
        </w:rPr>
        <w:t>P</w:t>
      </w:r>
      <w:r w:rsidR="00E8482D" w:rsidRPr="004262ED">
        <w:rPr>
          <w:rFonts w:ascii="Times New Roman" w:hAnsi="Times New Roman" w:cs="Times New Roman"/>
          <w:b/>
          <w:color w:val="FF0000"/>
          <w:lang w:val="en-CA"/>
        </w:rPr>
        <w:t xml:space="preserve">ower </w:t>
      </w:r>
      <w:r w:rsidR="00327D97" w:rsidRPr="004262ED">
        <w:rPr>
          <w:rFonts w:ascii="Times New Roman" w:hAnsi="Times New Roman" w:cs="Times New Roman"/>
          <w:b/>
          <w:color w:val="FF0000"/>
          <w:lang w:val="en-CA"/>
        </w:rPr>
        <w:t>supply</w:t>
      </w:r>
      <w:r w:rsidRPr="004262ED">
        <w:rPr>
          <w:rFonts w:ascii="Times New Roman" w:hAnsi="Times New Roman" w:cs="Times New Roman"/>
          <w:b/>
          <w:color w:val="FF0000"/>
          <w:lang w:val="en-CA"/>
        </w:rPr>
        <w:t xml:space="preserve"> &amp; virtual ground] </w:t>
      </w:r>
      <w:r w:rsidR="00A87E89" w:rsidRPr="004262ED">
        <w:rPr>
          <w:rFonts w:ascii="Times New Roman" w:hAnsi="Times New Roman" w:cs="Times New Roman"/>
          <w:color w:val="FF0000"/>
          <w:lang w:val="en-CA"/>
        </w:rPr>
        <w:t>The board is powered with the 5V – GND potential difference generated by the Raspberry Pi. In order to use only this voltage source to power all our component, we used to create a virtual ground centered at 2.5V.With this virtual reference, we get -2.5V and 2.5 V values and this allows us to properly powered all our op-amp in differential way.</w:t>
      </w:r>
    </w:p>
    <w:p w:rsidR="00467C80" w:rsidRPr="00FB05B3" w:rsidRDefault="00467C80" w:rsidP="00B75C59">
      <w:pPr>
        <w:spacing w:line="240" w:lineRule="auto"/>
        <w:contextualSpacing/>
        <w:jc w:val="both"/>
        <w:rPr>
          <w:rFonts w:ascii="Times New Roman" w:hAnsi="Times New Roman" w:cs="Times New Roman"/>
          <w:highlight w:val="cyan"/>
          <w:u w:val="single"/>
          <w:lang w:val="en-US"/>
        </w:rPr>
      </w:pPr>
    </w:p>
    <w:p w:rsidR="00A258BA" w:rsidRPr="00C1598B" w:rsidRDefault="00A258BA" w:rsidP="00B75C59">
      <w:pPr>
        <w:spacing w:line="240" w:lineRule="auto"/>
        <w:contextualSpacing/>
        <w:jc w:val="both"/>
        <w:rPr>
          <w:rFonts w:ascii="Times New Roman" w:hAnsi="Times New Roman" w:cs="Times New Roman"/>
          <w:u w:val="single"/>
        </w:rPr>
      </w:pPr>
      <w:r w:rsidRPr="00C1598B">
        <w:rPr>
          <w:rFonts w:ascii="Times New Roman" w:hAnsi="Times New Roman" w:cs="Times New Roman"/>
          <w:u w:val="single"/>
        </w:rPr>
        <w:t>3) Caractéristiques du produit</w:t>
      </w:r>
    </w:p>
    <w:p w:rsidR="00E6472E" w:rsidRPr="00C1598B" w:rsidRDefault="00E6472E" w:rsidP="00B75C59">
      <w:pPr>
        <w:spacing w:line="240" w:lineRule="auto"/>
        <w:contextualSpacing/>
        <w:jc w:val="both"/>
        <w:rPr>
          <w:rFonts w:ascii="Times New Roman" w:hAnsi="Times New Roman" w:cs="Times New Roman"/>
        </w:rPr>
      </w:pPr>
    </w:p>
    <w:p w:rsidR="00621A7F" w:rsidRPr="00C1598B"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Qui :</w:t>
      </w:r>
      <w:r w:rsidRPr="00C1598B">
        <w:rPr>
          <w:rFonts w:ascii="Times New Roman" w:hAnsi="Times New Roman" w:cs="Times New Roman"/>
        </w:rPr>
        <w:t xml:space="preserve"> Joh</w:t>
      </w:r>
      <w:r w:rsidR="003734BF">
        <w:rPr>
          <w:rFonts w:ascii="Times New Roman" w:hAnsi="Times New Roman" w:cs="Times New Roman"/>
        </w:rPr>
        <w:t>nny</w:t>
      </w:r>
      <w:r w:rsidR="00B75C59">
        <w:rPr>
          <w:rFonts w:ascii="Times New Roman" w:hAnsi="Times New Roman" w:cs="Times New Roman"/>
        </w:rPr>
        <w:t xml:space="preserve"> ou autre membre (pour voir diversité dans les membres!)</w:t>
      </w:r>
      <w:r w:rsidRPr="00C1598B">
        <w:rPr>
          <w:rFonts w:ascii="Times New Roman" w:hAnsi="Times New Roman" w:cs="Times New Roman"/>
        </w:rPr>
        <w:t xml:space="preserve"> </w:t>
      </w:r>
      <w:r w:rsidR="00117FBB">
        <w:rPr>
          <w:rFonts w:ascii="Times New Roman" w:hAnsi="Times New Roman" w:cs="Times New Roman"/>
        </w:rPr>
        <w:t>(</w:t>
      </w:r>
      <w:proofErr w:type="gramStart"/>
      <w:r w:rsidRPr="00C1598B">
        <w:rPr>
          <w:rFonts w:ascii="Times New Roman" w:hAnsi="Times New Roman" w:cs="Times New Roman"/>
        </w:rPr>
        <w:t>et</w:t>
      </w:r>
      <w:proofErr w:type="gramEnd"/>
      <w:r w:rsidRPr="00C1598B">
        <w:rPr>
          <w:rFonts w:ascii="Times New Roman" w:hAnsi="Times New Roman" w:cs="Times New Roman"/>
        </w:rPr>
        <w:t xml:space="preserve"> Charles</w:t>
      </w:r>
      <w:r w:rsidR="00117FBB">
        <w:rPr>
          <w:rFonts w:ascii="Times New Roman" w:hAnsi="Times New Roman" w:cs="Times New Roman"/>
        </w:rPr>
        <w:t>?)</w:t>
      </w:r>
      <w:r w:rsidRPr="00C1598B">
        <w:rPr>
          <w:rFonts w:ascii="Times New Roman" w:hAnsi="Times New Roman" w:cs="Times New Roman"/>
        </w:rPr>
        <w:t xml:space="preserve"> </w:t>
      </w:r>
      <w:r w:rsidR="00DE6259">
        <w:rPr>
          <w:rFonts w:ascii="Times New Roman" w:hAnsi="Times New Roman" w:cs="Times New Roman"/>
        </w:rPr>
        <w:t xml:space="preserve"> </w:t>
      </w:r>
    </w:p>
    <w:p w:rsidR="00621A7F" w:rsidRPr="00C1598B"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Où :</w:t>
      </w:r>
      <w:r w:rsidRPr="00C1598B">
        <w:rPr>
          <w:rFonts w:ascii="Times New Roman" w:hAnsi="Times New Roman" w:cs="Times New Roman"/>
        </w:rPr>
        <w:t xml:space="preserve"> Pavil</w:t>
      </w:r>
      <w:r w:rsidR="00B75C59">
        <w:rPr>
          <w:rFonts w:ascii="Times New Roman" w:hAnsi="Times New Roman" w:cs="Times New Roman"/>
        </w:rPr>
        <w:t>l</w:t>
      </w:r>
      <w:r w:rsidRPr="00C1598B">
        <w:rPr>
          <w:rFonts w:ascii="Times New Roman" w:hAnsi="Times New Roman" w:cs="Times New Roman"/>
        </w:rPr>
        <w:t xml:space="preserve">on </w:t>
      </w:r>
      <w:proofErr w:type="spellStart"/>
      <w:r w:rsidRPr="00C1598B">
        <w:rPr>
          <w:rFonts w:ascii="Times New Roman" w:hAnsi="Times New Roman" w:cs="Times New Roman"/>
        </w:rPr>
        <w:t>Lassonde</w:t>
      </w:r>
      <w:proofErr w:type="spellEnd"/>
      <w:r w:rsidRPr="00C1598B">
        <w:rPr>
          <w:rFonts w:ascii="Times New Roman" w:hAnsi="Times New Roman" w:cs="Times New Roman"/>
        </w:rPr>
        <w:t>, Laboratoire de génie électrique</w:t>
      </w:r>
    </w:p>
    <w:p w:rsidR="00621A7F"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Points importants :</w:t>
      </w:r>
      <w:r w:rsidRPr="00C1598B">
        <w:rPr>
          <w:rFonts w:ascii="Times New Roman" w:hAnsi="Times New Roman" w:cs="Times New Roman"/>
        </w:rPr>
        <w:t xml:space="preserve"> </w:t>
      </w:r>
      <w:r w:rsidR="00C05A6A" w:rsidRPr="00C05A6A">
        <w:rPr>
          <w:rFonts w:ascii="Times New Roman" w:hAnsi="Times New Roman" w:cs="Times New Roman"/>
        </w:rPr>
        <w:t xml:space="preserve">Taille, fonctionnement, prix, avantages/inconvénients, et autres petits détails importants à mentionner! </w:t>
      </w:r>
    </w:p>
    <w:p w:rsidR="00117FBB" w:rsidRDefault="00117FBB" w:rsidP="00B75C59">
      <w:pPr>
        <w:spacing w:line="240" w:lineRule="auto"/>
        <w:contextualSpacing/>
        <w:jc w:val="both"/>
        <w:rPr>
          <w:rFonts w:ascii="Times New Roman" w:hAnsi="Times New Roman" w:cs="Times New Roman"/>
        </w:rPr>
      </w:pPr>
    </w:p>
    <w:p w:rsidR="00CD1DBC" w:rsidRDefault="00CD1DBC" w:rsidP="00B75C59">
      <w:pPr>
        <w:spacing w:line="240" w:lineRule="auto"/>
        <w:contextualSpacing/>
        <w:jc w:val="both"/>
        <w:rPr>
          <w:rFonts w:ascii="Times New Roman" w:hAnsi="Times New Roman" w:cs="Times New Roman"/>
          <w:i/>
        </w:rPr>
      </w:pPr>
      <w:r w:rsidRPr="00CD1DBC">
        <w:rPr>
          <w:rFonts w:ascii="Times New Roman" w:hAnsi="Times New Roman" w:cs="Times New Roman"/>
          <w:i/>
        </w:rPr>
        <w:t>Ici, on tourne quelques plans en laboratoire de génie électrique.</w:t>
      </w:r>
      <w:r>
        <w:rPr>
          <w:rFonts w:ascii="Times New Roman" w:hAnsi="Times New Roman" w:cs="Times New Roman"/>
          <w:i/>
        </w:rPr>
        <w:t xml:space="preserve"> Le but </w:t>
      </w:r>
      <w:r w:rsidR="00C05A6A">
        <w:rPr>
          <w:rFonts w:ascii="Times New Roman" w:hAnsi="Times New Roman" w:cs="Times New Roman"/>
          <w:i/>
        </w:rPr>
        <w:t>est de montrer un membre</w:t>
      </w:r>
      <w:r>
        <w:rPr>
          <w:rFonts w:ascii="Times New Roman" w:hAnsi="Times New Roman" w:cs="Times New Roman"/>
          <w:i/>
        </w:rPr>
        <w:t xml:space="preserve"> au travail (avec un </w:t>
      </w:r>
      <w:proofErr w:type="spellStart"/>
      <w:r>
        <w:rPr>
          <w:rFonts w:ascii="Times New Roman" w:hAnsi="Times New Roman" w:cs="Times New Roman"/>
          <w:i/>
        </w:rPr>
        <w:t>breadboard</w:t>
      </w:r>
      <w:proofErr w:type="spellEnd"/>
      <w:r>
        <w:rPr>
          <w:rFonts w:ascii="Times New Roman" w:hAnsi="Times New Roman" w:cs="Times New Roman"/>
          <w:i/>
        </w:rPr>
        <w:t xml:space="preserve"> pleins de fils pour faire de la frime)</w:t>
      </w:r>
      <w:r w:rsidR="00810C56">
        <w:rPr>
          <w:rFonts w:ascii="Times New Roman" w:hAnsi="Times New Roman" w:cs="Times New Roman"/>
          <w:i/>
        </w:rPr>
        <w:t xml:space="preserve"> et qui va présenter </w:t>
      </w:r>
      <w:proofErr w:type="gramStart"/>
      <w:r w:rsidR="00810C56">
        <w:rPr>
          <w:rFonts w:ascii="Times New Roman" w:hAnsi="Times New Roman" w:cs="Times New Roman"/>
          <w:i/>
        </w:rPr>
        <w:t>les main</w:t>
      </w:r>
      <w:proofErr w:type="gramEnd"/>
      <w:r>
        <w:rPr>
          <w:rFonts w:ascii="Times New Roman" w:hAnsi="Times New Roman" w:cs="Times New Roman"/>
          <w:i/>
        </w:rPr>
        <w:t xml:space="preserve"> </w:t>
      </w:r>
      <w:proofErr w:type="spellStart"/>
      <w:r>
        <w:rPr>
          <w:rFonts w:ascii="Times New Roman" w:hAnsi="Times New Roman" w:cs="Times New Roman"/>
          <w:i/>
        </w:rPr>
        <w:t>features</w:t>
      </w:r>
      <w:proofErr w:type="spellEnd"/>
      <w:r>
        <w:rPr>
          <w:rFonts w:ascii="Times New Roman" w:hAnsi="Times New Roman" w:cs="Times New Roman"/>
          <w:i/>
        </w:rPr>
        <w:t xml:space="preserve"> de notre carte d’acquisition.</w:t>
      </w:r>
    </w:p>
    <w:p w:rsidR="00B75C59" w:rsidRPr="00CD1DBC" w:rsidRDefault="00B75C59" w:rsidP="00B75C59">
      <w:pPr>
        <w:spacing w:line="240" w:lineRule="auto"/>
        <w:contextualSpacing/>
        <w:jc w:val="both"/>
        <w:rPr>
          <w:rFonts w:ascii="Times New Roman" w:hAnsi="Times New Roman" w:cs="Times New Roman"/>
        </w:rPr>
      </w:pPr>
      <w:r>
        <w:rPr>
          <w:rFonts w:ascii="Times New Roman" w:hAnsi="Times New Roman" w:cs="Times New Roman"/>
          <w:i/>
        </w:rPr>
        <w:t>Entrecoupé de plans montrant le membre testant le circuit avec l’oscilloscope.</w:t>
      </w:r>
      <w:r w:rsidR="00810C56">
        <w:rPr>
          <w:rFonts w:ascii="Times New Roman" w:hAnsi="Times New Roman" w:cs="Times New Roman"/>
          <w:i/>
        </w:rPr>
        <w:t xml:space="preserve"> On pourra aussi réutiliser des plans de la vidéo explicative qu’on avait tournée avec la tablette de Charles avant les fêtes.</w:t>
      </w:r>
    </w:p>
    <w:p w:rsidR="00CD1DBC" w:rsidRDefault="00CD1DBC" w:rsidP="00B75C59">
      <w:pPr>
        <w:spacing w:line="240" w:lineRule="auto"/>
        <w:contextualSpacing/>
        <w:jc w:val="both"/>
        <w:rPr>
          <w:rFonts w:ascii="Times New Roman" w:hAnsi="Times New Roman" w:cs="Times New Roman"/>
        </w:rPr>
      </w:pPr>
    </w:p>
    <w:p w:rsidR="00E6472E" w:rsidRPr="00C05A6A" w:rsidRDefault="00117FBB" w:rsidP="00C05A6A">
      <w:pPr>
        <w:jc w:val="both"/>
        <w:rPr>
          <w:rFonts w:ascii="Times New Roman" w:hAnsi="Times New Roman" w:cs="Times New Roman"/>
          <w:lang w:val="en-CA"/>
        </w:rPr>
      </w:pPr>
      <w:r w:rsidRPr="004512C0">
        <w:rPr>
          <w:rFonts w:ascii="Times New Roman" w:hAnsi="Times New Roman" w:cs="Times New Roman"/>
          <w:b/>
          <w:lang w:val="en-US"/>
        </w:rPr>
        <w:t>Jonny:</w:t>
      </w:r>
      <w:r w:rsidRPr="004512C0">
        <w:rPr>
          <w:rFonts w:ascii="Times New Roman" w:hAnsi="Times New Roman" w:cs="Times New Roman"/>
          <w:lang w:val="en-US"/>
        </w:rPr>
        <w:t xml:space="preserve"> «  </w:t>
      </w:r>
      <w:r w:rsidR="00CD1DBC" w:rsidRPr="00837029">
        <w:rPr>
          <w:rFonts w:ascii="Times New Roman" w:hAnsi="Times New Roman" w:cs="Times New Roman"/>
          <w:lang w:val="en-US"/>
        </w:rPr>
        <w:t>Actually, the system we made is working well : the acquisition card is able to get EEG signals from the head surface, amplify and filter them and send them to a raspberry pi for processing. We believe that filter the signals in analog domain is an advantageous features for future precision work and concrete application.</w:t>
      </w:r>
      <w:r w:rsidR="00B52ADF" w:rsidRPr="00837029">
        <w:rPr>
          <w:rFonts w:ascii="Times New Roman" w:hAnsi="Times New Roman" w:cs="Times New Roman"/>
          <w:lang w:val="en-US"/>
        </w:rPr>
        <w:t xml:space="preserve"> </w:t>
      </w:r>
      <w:r w:rsidR="00FC6DFA" w:rsidRPr="00837029">
        <w:rPr>
          <w:rFonts w:ascii="Times New Roman" w:hAnsi="Times New Roman" w:cs="Times New Roman"/>
          <w:lang w:val="en-US"/>
        </w:rPr>
        <w:t>Indeed, t</w:t>
      </w:r>
      <w:r w:rsidR="00B52ADF" w:rsidRPr="00837029">
        <w:rPr>
          <w:rFonts w:ascii="Times New Roman" w:hAnsi="Times New Roman" w:cs="Times New Roman"/>
          <w:lang w:val="en-US"/>
        </w:rPr>
        <w:t xml:space="preserve">he digital filters we added in our </w:t>
      </w:r>
      <w:r w:rsidR="00FC6DFA" w:rsidRPr="00837029">
        <w:rPr>
          <w:rFonts w:ascii="Times New Roman" w:hAnsi="Times New Roman" w:cs="Times New Roman"/>
          <w:lang w:val="en-US"/>
        </w:rPr>
        <w:t xml:space="preserve">program </w:t>
      </w:r>
      <w:r w:rsidR="00B52ADF" w:rsidRPr="00837029">
        <w:rPr>
          <w:rFonts w:ascii="Times New Roman" w:hAnsi="Times New Roman" w:cs="Times New Roman"/>
          <w:lang w:val="en-US"/>
        </w:rPr>
        <w:t>are there to complete and</w:t>
      </w:r>
      <w:r w:rsidR="00CD1DBC" w:rsidRPr="00837029">
        <w:rPr>
          <w:rFonts w:ascii="Times New Roman" w:hAnsi="Times New Roman" w:cs="Times New Roman"/>
          <w:lang w:val="en-US"/>
        </w:rPr>
        <w:t xml:space="preserve"> </w:t>
      </w:r>
      <w:r w:rsidR="00E85397" w:rsidRPr="00837029">
        <w:rPr>
          <w:rFonts w:ascii="Times New Roman" w:hAnsi="Times New Roman" w:cs="Times New Roman"/>
          <w:lang w:val="en-US"/>
        </w:rPr>
        <w:t xml:space="preserve">ensure an almost perfect </w:t>
      </w:r>
      <w:r w:rsidR="00FC6DFA" w:rsidRPr="00837029">
        <w:rPr>
          <w:rFonts w:ascii="Times New Roman" w:hAnsi="Times New Roman" w:cs="Times New Roman"/>
          <w:lang w:val="en-US"/>
        </w:rPr>
        <w:t>filtering. Also, w</w:t>
      </w:r>
      <w:r w:rsidR="00270F42" w:rsidRPr="00837029">
        <w:rPr>
          <w:rFonts w:ascii="Times New Roman" w:hAnsi="Times New Roman" w:cs="Times New Roman"/>
          <w:lang w:val="en-US"/>
        </w:rPr>
        <w:t xml:space="preserve">e design our PCB using </w:t>
      </w:r>
      <w:r w:rsidR="00270F42" w:rsidRPr="00837029">
        <w:rPr>
          <w:rFonts w:ascii="Times New Roman" w:hAnsi="Times New Roman" w:cs="Times New Roman"/>
          <w:lang w:val="en-US"/>
        </w:rPr>
        <w:lastRenderedPageBreak/>
        <w:t xml:space="preserve">surface-mounted technology to improve the size of the card and to improve the SNR of the signals. </w:t>
      </w:r>
      <w:r w:rsidR="00FC6DFA" w:rsidRPr="00837029">
        <w:rPr>
          <w:rFonts w:ascii="Times New Roman" w:hAnsi="Times New Roman" w:cs="Times New Roman"/>
          <w:lang w:val="en-US"/>
        </w:rPr>
        <w:t>T</w:t>
      </w:r>
      <w:r w:rsidR="00270F42" w:rsidRPr="00837029">
        <w:rPr>
          <w:rFonts w:ascii="Times New Roman" w:hAnsi="Times New Roman" w:cs="Times New Roman"/>
          <w:lang w:val="en-US"/>
        </w:rPr>
        <w:t xml:space="preserve">he </w:t>
      </w:r>
      <w:r w:rsidR="00FC6DFA" w:rsidRPr="00837029">
        <w:rPr>
          <w:rFonts w:ascii="Times New Roman" w:hAnsi="Times New Roman" w:cs="Times New Roman"/>
          <w:lang w:val="en-US"/>
        </w:rPr>
        <w:t>data processing code succeeds in reading simultaneously the 4 channels and then permits the real-time data visualization and processing</w:t>
      </w:r>
      <w:r w:rsidRPr="00837029">
        <w:rPr>
          <w:rFonts w:ascii="Times New Roman" w:hAnsi="Times New Roman" w:cs="Times New Roman"/>
          <w:lang w:val="en-US"/>
        </w:rPr>
        <w:t>»</w:t>
      </w:r>
      <w:r w:rsidR="00FC6DFA" w:rsidRPr="00837029">
        <w:rPr>
          <w:rFonts w:ascii="Times New Roman" w:hAnsi="Times New Roman" w:cs="Times New Roman"/>
          <w:lang w:val="en-US"/>
        </w:rPr>
        <w:t>.</w:t>
      </w:r>
    </w:p>
    <w:p w:rsidR="00DE6259" w:rsidRPr="00DE6259" w:rsidRDefault="00DE6259" w:rsidP="00B75C59">
      <w:pPr>
        <w:spacing w:line="240" w:lineRule="auto"/>
        <w:contextualSpacing/>
        <w:jc w:val="both"/>
        <w:rPr>
          <w:rFonts w:ascii="Times New Roman" w:hAnsi="Times New Roman" w:cs="Times New Roman"/>
        </w:rPr>
      </w:pPr>
      <w:r>
        <w:rPr>
          <w:rFonts w:ascii="Times New Roman" w:hAnsi="Times New Roman" w:cs="Times New Roman"/>
          <w:i/>
        </w:rPr>
        <w:t>Présenter la figure 5</w:t>
      </w:r>
      <w:r w:rsidR="00B75C59">
        <w:rPr>
          <w:rFonts w:ascii="Times New Roman" w:hAnsi="Times New Roman" w:cs="Times New Roman"/>
          <w:i/>
        </w:rPr>
        <w:t xml:space="preserve"> </w:t>
      </w:r>
      <w:r>
        <w:rPr>
          <w:rFonts w:ascii="Times New Roman" w:hAnsi="Times New Roman" w:cs="Times New Roman"/>
          <w:i/>
        </w:rPr>
        <w:t>dans le montage vidéo.</w:t>
      </w:r>
    </w:p>
    <w:p w:rsidR="00CB61F4" w:rsidRPr="00C1598B" w:rsidRDefault="00FC6DFA" w:rsidP="00B75C59">
      <w:pPr>
        <w:spacing w:line="240" w:lineRule="auto"/>
        <w:contextualSpacing/>
        <w:jc w:val="both"/>
        <w:rPr>
          <w:rFonts w:ascii="Times New Roman" w:hAnsi="Times New Roman" w:cs="Times New Roman"/>
          <w:lang w:val="en-US"/>
        </w:rPr>
      </w:pPr>
      <w:r>
        <w:rPr>
          <w:rFonts w:ascii="Times New Roman" w:hAnsi="Times New Roman" w:cs="Times New Roman"/>
          <w:b/>
          <w:lang w:val="en-US"/>
        </w:rPr>
        <w:t>Jonny</w:t>
      </w:r>
      <w:r w:rsidRPr="00FC6DFA">
        <w:rPr>
          <w:rFonts w:ascii="Times New Roman" w:hAnsi="Times New Roman" w:cs="Times New Roman"/>
          <w:b/>
          <w:lang w:val="en-US"/>
        </w:rPr>
        <w:t>:</w:t>
      </w:r>
      <w:r>
        <w:rPr>
          <w:rFonts w:ascii="Times New Roman" w:hAnsi="Times New Roman" w:cs="Times New Roman"/>
          <w:lang w:val="en-US"/>
        </w:rPr>
        <w:t xml:space="preserve"> « </w:t>
      </w:r>
      <w:r w:rsidR="00111EB4" w:rsidRPr="00C1598B">
        <w:rPr>
          <w:rFonts w:ascii="Times New Roman" w:hAnsi="Times New Roman" w:cs="Times New Roman"/>
          <w:lang w:val="en-US"/>
        </w:rPr>
        <w:t xml:space="preserve">The total cost of our </w:t>
      </w:r>
      <w:proofErr w:type="spellStart"/>
      <w:r w:rsidR="003734BF">
        <w:rPr>
          <w:rFonts w:ascii="Times New Roman" w:hAnsi="Times New Roman" w:cs="Times New Roman"/>
          <w:lang w:val="en-US"/>
        </w:rPr>
        <w:t>our</w:t>
      </w:r>
      <w:proofErr w:type="spellEnd"/>
      <w:r w:rsidR="003734BF">
        <w:rPr>
          <w:rFonts w:ascii="Times New Roman" w:hAnsi="Times New Roman" w:cs="Times New Roman"/>
          <w:lang w:val="en-US"/>
        </w:rPr>
        <w:t xml:space="preserve"> home-made acquisition board</w:t>
      </w:r>
      <w:r w:rsidR="00111EB4" w:rsidRPr="00C1598B">
        <w:rPr>
          <w:rFonts w:ascii="Times New Roman" w:hAnsi="Times New Roman" w:cs="Times New Roman"/>
          <w:lang w:val="en-US"/>
        </w:rPr>
        <w:t xml:space="preserve"> with all of its components</w:t>
      </w:r>
      <w:r w:rsidR="007159E0" w:rsidRPr="00C1598B">
        <w:rPr>
          <w:rFonts w:ascii="Times New Roman" w:hAnsi="Times New Roman" w:cs="Times New Roman"/>
          <w:lang w:val="en-US"/>
        </w:rPr>
        <w:t xml:space="preserve"> (Figure 5)</w:t>
      </w:r>
      <w:r w:rsidR="00111EB4" w:rsidRPr="00C1598B">
        <w:rPr>
          <w:rFonts w:ascii="Times New Roman" w:hAnsi="Times New Roman" w:cs="Times New Roman"/>
          <w:lang w:val="en-US"/>
        </w:rPr>
        <w:t xml:space="preserve"> is $76.10</w:t>
      </w:r>
      <w:r w:rsidR="003734BF">
        <w:rPr>
          <w:rFonts w:ascii="Times New Roman" w:hAnsi="Times New Roman" w:cs="Times New Roman"/>
          <w:lang w:val="en-US"/>
        </w:rPr>
        <w:t>, which is far below the $1000 limit</w:t>
      </w:r>
      <w:r w:rsidR="00111EB4" w:rsidRPr="00C1598B">
        <w:rPr>
          <w:rFonts w:ascii="Times New Roman" w:hAnsi="Times New Roman" w:cs="Times New Roman"/>
          <w:lang w:val="en-US"/>
        </w:rPr>
        <w:t xml:space="preserve">.  By far the highest cost is the instrumentation amplifier which takes up more than two thirds of our total costs.  While other </w:t>
      </w:r>
      <w:r w:rsidR="00910DD3" w:rsidRPr="00C1598B">
        <w:rPr>
          <w:rFonts w:ascii="Times New Roman" w:hAnsi="Times New Roman" w:cs="Times New Roman"/>
          <w:lang w:val="en-US"/>
        </w:rPr>
        <w:t xml:space="preserve">integrated circuits contributed to our spending, they were not nearly as expensive.  </w:t>
      </w:r>
      <w:r w:rsidR="00373292" w:rsidRPr="00C1598B">
        <w:rPr>
          <w:rFonts w:ascii="Times New Roman" w:hAnsi="Times New Roman" w:cs="Times New Roman"/>
          <w:lang w:val="en-US"/>
        </w:rPr>
        <w:t xml:space="preserve">From a financial feasibility perspective, </w:t>
      </w:r>
      <w:r w:rsidR="004076FC" w:rsidRPr="00C1598B">
        <w:rPr>
          <w:rFonts w:ascii="Times New Roman" w:hAnsi="Times New Roman" w:cs="Times New Roman"/>
          <w:lang w:val="en-US"/>
        </w:rPr>
        <w:t>the construction of our PCB</w:t>
      </w:r>
      <w:r w:rsidR="00373292" w:rsidRPr="00C1598B">
        <w:rPr>
          <w:rFonts w:ascii="Times New Roman" w:hAnsi="Times New Roman" w:cs="Times New Roman"/>
          <w:lang w:val="en-US"/>
        </w:rPr>
        <w:t xml:space="preserve"> is quite accessible.</w:t>
      </w:r>
      <w:r>
        <w:rPr>
          <w:rFonts w:ascii="Times New Roman" w:hAnsi="Times New Roman" w:cs="Times New Roman"/>
          <w:lang w:val="en-US"/>
        </w:rPr>
        <w:t xml:space="preserve"> »</w:t>
      </w:r>
    </w:p>
    <w:p w:rsidR="00577FDF" w:rsidRPr="00C1598B" w:rsidRDefault="00577FDF" w:rsidP="00B75C59">
      <w:pPr>
        <w:spacing w:line="240" w:lineRule="auto"/>
        <w:contextualSpacing/>
        <w:jc w:val="both"/>
        <w:rPr>
          <w:rFonts w:ascii="Times New Roman" w:hAnsi="Times New Roman" w:cs="Times New Roman"/>
          <w:lang w:val="en-US"/>
        </w:rPr>
      </w:pPr>
    </w:p>
    <w:p w:rsidR="00CB61F4" w:rsidRPr="00FE4778" w:rsidRDefault="00FE4778" w:rsidP="00B75C59">
      <w:pPr>
        <w:spacing w:line="240" w:lineRule="auto"/>
        <w:contextualSpacing/>
        <w:jc w:val="center"/>
        <w:rPr>
          <w:rFonts w:ascii="Times New Roman" w:hAnsi="Times New Roman" w:cs="Times New Roman"/>
          <w:lang w:val="en-US"/>
        </w:rPr>
      </w:pPr>
      <w:r>
        <w:rPr>
          <w:rFonts w:ascii="Times New Roman" w:hAnsi="Times New Roman" w:cs="Times New Roman"/>
          <w:noProof/>
          <w:lang w:eastAsia="fr-CA"/>
        </w:rPr>
        <w:drawing>
          <wp:inline distT="0" distB="0" distL="0" distR="0" wp14:anchorId="1D32D75E" wp14:editId="427CE2FA">
            <wp:extent cx="3356376" cy="2938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5910" cy="2955373"/>
                    </a:xfrm>
                    <a:prstGeom prst="rect">
                      <a:avLst/>
                    </a:prstGeom>
                    <a:noFill/>
                    <a:ln>
                      <a:noFill/>
                    </a:ln>
                  </pic:spPr>
                </pic:pic>
              </a:graphicData>
            </a:graphic>
          </wp:inline>
        </w:drawing>
      </w:r>
    </w:p>
    <w:p w:rsidR="007159E0" w:rsidRPr="00837029" w:rsidRDefault="007159E0" w:rsidP="00B75C59">
      <w:pPr>
        <w:spacing w:line="240" w:lineRule="auto"/>
        <w:contextualSpacing/>
        <w:jc w:val="center"/>
        <w:rPr>
          <w:rFonts w:ascii="Times New Roman" w:hAnsi="Times New Roman" w:cs="Times New Roman"/>
          <w:b/>
        </w:rPr>
      </w:pPr>
      <w:r w:rsidRPr="00837029">
        <w:rPr>
          <w:rFonts w:ascii="Times New Roman" w:hAnsi="Times New Roman" w:cs="Times New Roman"/>
          <w:b/>
        </w:rPr>
        <w:t>Figure 5</w:t>
      </w:r>
    </w:p>
    <w:p w:rsidR="00E6472E" w:rsidRPr="00837029" w:rsidRDefault="00E6472E" w:rsidP="00B75C59">
      <w:pPr>
        <w:spacing w:line="240" w:lineRule="auto"/>
        <w:contextualSpacing/>
        <w:jc w:val="both"/>
        <w:rPr>
          <w:rFonts w:ascii="Times New Roman" w:hAnsi="Times New Roman" w:cs="Times New Roman"/>
          <w:b/>
          <w:highlight w:val="cyan"/>
        </w:rPr>
      </w:pPr>
    </w:p>
    <w:p w:rsidR="001B597F" w:rsidRPr="004262ED" w:rsidRDefault="00FC6DFA" w:rsidP="00D11CD4">
      <w:pPr>
        <w:spacing w:line="240" w:lineRule="auto"/>
        <w:contextualSpacing/>
        <w:jc w:val="both"/>
        <w:rPr>
          <w:rFonts w:ascii="Times New Roman" w:hAnsi="Times New Roman" w:cs="Times New Roman"/>
          <w:lang w:val="en-CA"/>
        </w:rPr>
      </w:pPr>
      <w:r w:rsidRPr="004262ED">
        <w:rPr>
          <w:rFonts w:ascii="Times New Roman" w:hAnsi="Times New Roman" w:cs="Times New Roman"/>
          <w:b/>
          <w:lang w:val="en-CA"/>
        </w:rPr>
        <w:t xml:space="preserve">Jonny: </w:t>
      </w:r>
      <w:r w:rsidRPr="004262ED">
        <w:rPr>
          <w:rFonts w:ascii="Times New Roman" w:hAnsi="Times New Roman" w:cs="Times New Roman"/>
          <w:lang w:val="en-CA"/>
        </w:rPr>
        <w:t xml:space="preserve">« Also, our circuit is small, </w:t>
      </w:r>
      <w:r w:rsidRPr="004262ED">
        <w:rPr>
          <w:rFonts w:ascii="Times New Roman" w:hAnsi="Times New Roman" w:cs="Times New Roman"/>
          <w:highlight w:val="yellow"/>
          <w:lang w:val="en-CA"/>
        </w:rPr>
        <w:t>AA x BB</w:t>
      </w:r>
      <w:r w:rsidRPr="004262ED">
        <w:rPr>
          <w:rFonts w:ascii="Times New Roman" w:hAnsi="Times New Roman" w:cs="Times New Roman"/>
          <w:lang w:val="en-CA"/>
        </w:rPr>
        <w:t xml:space="preserve"> cm, and can eventually easily fit on a he</w:t>
      </w:r>
      <w:r w:rsidR="00DE6259" w:rsidRPr="004262ED">
        <w:rPr>
          <w:rFonts w:ascii="Times New Roman" w:hAnsi="Times New Roman" w:cs="Times New Roman"/>
          <w:lang w:val="en-CA"/>
        </w:rPr>
        <w:t xml:space="preserve">adset. The size could also be improved in future work; the design we made was initially for convenient testing. </w:t>
      </w:r>
      <w:r w:rsidRPr="004262ED">
        <w:rPr>
          <w:rFonts w:ascii="Times New Roman" w:hAnsi="Times New Roman" w:cs="Times New Roman"/>
          <w:lang w:val="en-CA"/>
        </w:rPr>
        <w:t xml:space="preserve">By now, using our acquisition card and our processing code is quite simple. </w:t>
      </w:r>
      <w:r w:rsidR="00CC551B" w:rsidRPr="004262ED">
        <w:rPr>
          <w:rFonts w:ascii="Times New Roman" w:hAnsi="Times New Roman" w:cs="Times New Roman"/>
          <w:lang w:val="en-CA"/>
        </w:rPr>
        <w:t xml:space="preserve">One can simply </w:t>
      </w:r>
      <w:r w:rsidRPr="004262ED">
        <w:rPr>
          <w:rFonts w:ascii="Times New Roman" w:hAnsi="Times New Roman" w:cs="Times New Roman"/>
          <w:lang w:val="en-CA"/>
        </w:rPr>
        <w:t>connect the electrodes</w:t>
      </w:r>
      <w:r w:rsidR="00CC551B" w:rsidRPr="004262ED">
        <w:rPr>
          <w:rFonts w:ascii="Times New Roman" w:hAnsi="Times New Roman" w:cs="Times New Roman"/>
          <w:lang w:val="en-CA"/>
        </w:rPr>
        <w:t xml:space="preserve"> (dry or with conductive paste) on a subject, </w:t>
      </w:r>
      <w:r w:rsidRPr="004262ED">
        <w:rPr>
          <w:rFonts w:ascii="Times New Roman" w:hAnsi="Times New Roman" w:cs="Times New Roman"/>
          <w:lang w:val="en-CA"/>
        </w:rPr>
        <w:t>connect</w:t>
      </w:r>
      <w:r w:rsidR="00CC551B" w:rsidRPr="004262ED">
        <w:rPr>
          <w:rFonts w:ascii="Times New Roman" w:hAnsi="Times New Roman" w:cs="Times New Roman"/>
          <w:lang w:val="en-CA"/>
        </w:rPr>
        <w:t xml:space="preserve"> any computer by VNC to</w:t>
      </w:r>
      <w:r w:rsidRPr="004262ED">
        <w:rPr>
          <w:rFonts w:ascii="Times New Roman" w:hAnsi="Times New Roman" w:cs="Times New Roman"/>
          <w:lang w:val="en-CA"/>
        </w:rPr>
        <w:t xml:space="preserve"> </w:t>
      </w:r>
      <w:r w:rsidR="00CC551B" w:rsidRPr="004262ED">
        <w:rPr>
          <w:rFonts w:ascii="Times New Roman" w:hAnsi="Times New Roman" w:cs="Times New Roman"/>
          <w:lang w:val="en-CA"/>
        </w:rPr>
        <w:t>the raspberry pi</w:t>
      </w:r>
      <w:r w:rsidR="0033052C" w:rsidRPr="004262ED">
        <w:rPr>
          <w:rFonts w:ascii="Times New Roman" w:hAnsi="Times New Roman" w:cs="Times New Roman"/>
          <w:lang w:val="en-CA"/>
        </w:rPr>
        <w:t xml:space="preserve"> (after installing the pipeline code on the raspberry pi, of course)</w:t>
      </w:r>
      <w:r w:rsidR="00CC551B" w:rsidRPr="004262ED">
        <w:rPr>
          <w:rFonts w:ascii="Times New Roman" w:hAnsi="Times New Roman" w:cs="Times New Roman"/>
          <w:lang w:val="en-CA"/>
        </w:rPr>
        <w:t>, and then visuali</w:t>
      </w:r>
      <w:r w:rsidR="0033052C" w:rsidRPr="004262ED">
        <w:rPr>
          <w:rFonts w:ascii="Times New Roman" w:hAnsi="Times New Roman" w:cs="Times New Roman"/>
          <w:lang w:val="en-CA"/>
        </w:rPr>
        <w:t xml:space="preserve">ze the signals on the interface! </w:t>
      </w:r>
      <w:r w:rsidR="00CC551B" w:rsidRPr="004262ED">
        <w:rPr>
          <w:rFonts w:ascii="Times New Roman" w:hAnsi="Times New Roman" w:cs="Times New Roman"/>
          <w:lang w:val="en-CA"/>
        </w:rPr>
        <w:t xml:space="preserve"> » </w:t>
      </w:r>
    </w:p>
    <w:p w:rsidR="00E54DC9" w:rsidRPr="004262ED" w:rsidRDefault="00E54DC9" w:rsidP="00D11CD4">
      <w:pPr>
        <w:spacing w:line="240" w:lineRule="auto"/>
        <w:contextualSpacing/>
        <w:jc w:val="both"/>
        <w:rPr>
          <w:rFonts w:ascii="Times New Roman" w:hAnsi="Times New Roman" w:cs="Times New Roman"/>
          <w:lang w:val="en-CA"/>
        </w:rPr>
      </w:pPr>
    </w:p>
    <w:p w:rsidR="00E54DC9" w:rsidRPr="004262ED" w:rsidRDefault="00E54DC9" w:rsidP="00D11CD4">
      <w:pPr>
        <w:spacing w:line="240" w:lineRule="auto"/>
        <w:contextualSpacing/>
        <w:jc w:val="both"/>
        <w:rPr>
          <w:rFonts w:ascii="Times New Roman" w:hAnsi="Times New Roman" w:cs="Times New Roman"/>
          <w:lang w:val="en-CA"/>
        </w:rPr>
      </w:pPr>
      <w:r w:rsidRPr="004262ED">
        <w:rPr>
          <w:rFonts w:ascii="Times New Roman" w:hAnsi="Times New Roman" w:cs="Times New Roman"/>
          <w:b/>
          <w:lang w:val="en-CA"/>
        </w:rPr>
        <w:t xml:space="preserve">Jonny: </w:t>
      </w:r>
      <w:r w:rsidRPr="004262ED">
        <w:rPr>
          <w:rFonts w:ascii="Times New Roman" w:hAnsi="Times New Roman" w:cs="Times New Roman"/>
          <w:lang w:val="en-CA"/>
        </w:rPr>
        <w:t>« Another advantage of our card is its flexibility. By changing only capacitors and resistors values, it could become an acquisition board for any other physiological signal, like ECG. Therefore, the realisation of this project was very good to understand and experiment the better way to detect EEG signals. »</w:t>
      </w:r>
    </w:p>
    <w:p w:rsidR="00B75C59" w:rsidRPr="00837029" w:rsidRDefault="00B75C59" w:rsidP="00B75C59">
      <w:pPr>
        <w:spacing w:line="240" w:lineRule="auto"/>
        <w:contextualSpacing/>
        <w:jc w:val="both"/>
        <w:rPr>
          <w:rFonts w:ascii="Times New Roman" w:hAnsi="Times New Roman" w:cs="Times New Roman"/>
        </w:rPr>
      </w:pPr>
    </w:p>
    <w:p w:rsidR="00800B6B" w:rsidRPr="004262ED" w:rsidRDefault="00800B6B" w:rsidP="00B75C59">
      <w:pPr>
        <w:spacing w:line="240" w:lineRule="auto"/>
        <w:contextualSpacing/>
        <w:jc w:val="both"/>
        <w:rPr>
          <w:rFonts w:ascii="Times New Roman" w:hAnsi="Times New Roman" w:cs="Times New Roman"/>
          <w:i/>
          <w:lang w:val="en-CA"/>
        </w:rPr>
      </w:pPr>
      <w:r w:rsidRPr="004262ED">
        <w:rPr>
          <w:rFonts w:ascii="Times New Roman" w:hAnsi="Times New Roman" w:cs="Times New Roman"/>
          <w:i/>
          <w:lang w:val="en-CA"/>
        </w:rPr>
        <w:t xml:space="preserve">Retour à Andréanne, Dina </w:t>
      </w:r>
      <w:proofErr w:type="gramStart"/>
      <w:r w:rsidRPr="004262ED">
        <w:rPr>
          <w:rFonts w:ascii="Times New Roman" w:hAnsi="Times New Roman" w:cs="Times New Roman"/>
          <w:i/>
          <w:lang w:val="en-CA"/>
        </w:rPr>
        <w:t>et</w:t>
      </w:r>
      <w:proofErr w:type="gramEnd"/>
      <w:r w:rsidRPr="004262ED">
        <w:rPr>
          <w:rFonts w:ascii="Times New Roman" w:hAnsi="Times New Roman" w:cs="Times New Roman"/>
          <w:i/>
          <w:lang w:val="en-CA"/>
        </w:rPr>
        <w:t xml:space="preserve"> Charles. </w:t>
      </w:r>
      <w:proofErr w:type="spellStart"/>
      <w:r w:rsidRPr="004262ED">
        <w:rPr>
          <w:rFonts w:ascii="Times New Roman" w:hAnsi="Times New Roman" w:cs="Times New Roman"/>
          <w:i/>
          <w:lang w:val="en-CA"/>
        </w:rPr>
        <w:t>Présentation</w:t>
      </w:r>
      <w:proofErr w:type="spellEnd"/>
      <w:r w:rsidRPr="004262ED">
        <w:rPr>
          <w:rFonts w:ascii="Times New Roman" w:hAnsi="Times New Roman" w:cs="Times New Roman"/>
          <w:i/>
          <w:lang w:val="en-CA"/>
        </w:rPr>
        <w:t xml:space="preserve"> plus </w:t>
      </w:r>
      <w:proofErr w:type="spellStart"/>
      <w:r w:rsidRPr="004262ED">
        <w:rPr>
          <w:rFonts w:ascii="Times New Roman" w:hAnsi="Times New Roman" w:cs="Times New Roman"/>
          <w:i/>
          <w:lang w:val="en-CA"/>
        </w:rPr>
        <w:t>complète</w:t>
      </w:r>
      <w:proofErr w:type="spellEnd"/>
      <w:r w:rsidRPr="004262ED">
        <w:rPr>
          <w:rFonts w:ascii="Times New Roman" w:hAnsi="Times New Roman" w:cs="Times New Roman"/>
          <w:i/>
          <w:lang w:val="en-CA"/>
        </w:rPr>
        <w:t xml:space="preserve"> de </w:t>
      </w:r>
      <w:proofErr w:type="spellStart"/>
      <w:proofErr w:type="gramStart"/>
      <w:r w:rsidRPr="004262ED">
        <w:rPr>
          <w:rFonts w:ascii="Times New Roman" w:hAnsi="Times New Roman" w:cs="Times New Roman"/>
          <w:i/>
          <w:lang w:val="en-CA"/>
        </w:rPr>
        <w:t>ce</w:t>
      </w:r>
      <w:proofErr w:type="spellEnd"/>
      <w:proofErr w:type="gramEnd"/>
      <w:r w:rsidRPr="004262ED">
        <w:rPr>
          <w:rFonts w:ascii="Times New Roman" w:hAnsi="Times New Roman" w:cs="Times New Roman"/>
          <w:i/>
          <w:lang w:val="en-CA"/>
        </w:rPr>
        <w:t xml:space="preserve"> </w:t>
      </w:r>
      <w:proofErr w:type="spellStart"/>
      <w:r w:rsidRPr="004262ED">
        <w:rPr>
          <w:rFonts w:ascii="Times New Roman" w:hAnsi="Times New Roman" w:cs="Times New Roman"/>
          <w:i/>
          <w:lang w:val="en-CA"/>
        </w:rPr>
        <w:t>que</w:t>
      </w:r>
      <w:proofErr w:type="spellEnd"/>
      <w:r w:rsidRPr="004262ED">
        <w:rPr>
          <w:rFonts w:ascii="Times New Roman" w:hAnsi="Times New Roman" w:cs="Times New Roman"/>
          <w:i/>
          <w:lang w:val="en-CA"/>
        </w:rPr>
        <w:t xml:space="preserve"> fait le pipeline en p</w:t>
      </w:r>
      <w:r w:rsidR="004D05E6" w:rsidRPr="004262ED">
        <w:rPr>
          <w:rFonts w:ascii="Times New Roman" w:hAnsi="Times New Roman" w:cs="Times New Roman"/>
          <w:i/>
          <w:lang w:val="en-CA"/>
        </w:rPr>
        <w:t>ython pour le processing. Sur la</w:t>
      </w:r>
      <w:r w:rsidRPr="004262ED">
        <w:rPr>
          <w:rFonts w:ascii="Times New Roman" w:hAnsi="Times New Roman" w:cs="Times New Roman"/>
          <w:i/>
          <w:lang w:val="en-CA"/>
        </w:rPr>
        <w:t xml:space="preserve"> </w:t>
      </w:r>
      <w:proofErr w:type="spellStart"/>
      <w:r w:rsidRPr="004262ED">
        <w:rPr>
          <w:rFonts w:ascii="Times New Roman" w:hAnsi="Times New Roman" w:cs="Times New Roman"/>
          <w:i/>
          <w:lang w:val="en-CA"/>
        </w:rPr>
        <w:t>vidéo</w:t>
      </w:r>
      <w:proofErr w:type="spellEnd"/>
      <w:r w:rsidRPr="004262ED">
        <w:rPr>
          <w:rFonts w:ascii="Times New Roman" w:hAnsi="Times New Roman" w:cs="Times New Roman"/>
          <w:i/>
          <w:lang w:val="en-CA"/>
        </w:rPr>
        <w:t xml:space="preserve"> on </w:t>
      </w:r>
      <w:proofErr w:type="spellStart"/>
      <w:r w:rsidRPr="004262ED">
        <w:rPr>
          <w:rFonts w:ascii="Times New Roman" w:hAnsi="Times New Roman" w:cs="Times New Roman"/>
          <w:i/>
          <w:lang w:val="en-CA"/>
        </w:rPr>
        <w:t>présentera</w:t>
      </w:r>
      <w:proofErr w:type="spellEnd"/>
      <w:r w:rsidRPr="004262ED">
        <w:rPr>
          <w:rFonts w:ascii="Times New Roman" w:hAnsi="Times New Roman" w:cs="Times New Roman"/>
          <w:i/>
          <w:lang w:val="en-CA"/>
        </w:rPr>
        <w:t xml:space="preserve"> </w:t>
      </w:r>
      <w:proofErr w:type="gramStart"/>
      <w:r w:rsidRPr="004262ED">
        <w:rPr>
          <w:rFonts w:ascii="Times New Roman" w:hAnsi="Times New Roman" w:cs="Times New Roman"/>
          <w:i/>
          <w:lang w:val="en-CA"/>
        </w:rPr>
        <w:t>un</w:t>
      </w:r>
      <w:proofErr w:type="gramEnd"/>
      <w:r w:rsidRPr="004262ED">
        <w:rPr>
          <w:rFonts w:ascii="Times New Roman" w:hAnsi="Times New Roman" w:cs="Times New Roman"/>
          <w:i/>
          <w:lang w:val="en-CA"/>
        </w:rPr>
        <w:t xml:space="preserve"> </w:t>
      </w:r>
      <w:proofErr w:type="spellStart"/>
      <w:r w:rsidRPr="004262ED">
        <w:rPr>
          <w:rFonts w:ascii="Times New Roman" w:hAnsi="Times New Roman" w:cs="Times New Roman"/>
          <w:i/>
          <w:lang w:val="en-CA"/>
        </w:rPr>
        <w:t>organigramme</w:t>
      </w:r>
      <w:proofErr w:type="spellEnd"/>
      <w:r w:rsidRPr="004262ED">
        <w:rPr>
          <w:rFonts w:ascii="Times New Roman" w:hAnsi="Times New Roman" w:cs="Times New Roman"/>
          <w:i/>
          <w:lang w:val="en-CA"/>
        </w:rPr>
        <w:t xml:space="preserve"> du code.</w:t>
      </w:r>
    </w:p>
    <w:p w:rsidR="00800B6B" w:rsidRPr="004262ED" w:rsidRDefault="00800B6B" w:rsidP="00B75C59">
      <w:pPr>
        <w:spacing w:line="240" w:lineRule="auto"/>
        <w:contextualSpacing/>
        <w:jc w:val="both"/>
        <w:rPr>
          <w:rFonts w:ascii="Times New Roman" w:hAnsi="Times New Roman" w:cs="Times New Roman"/>
          <w:i/>
          <w:lang w:val="en-CA"/>
        </w:rPr>
      </w:pPr>
    </w:p>
    <w:p w:rsidR="00B75C59" w:rsidRPr="004262ED" w:rsidRDefault="00800B6B" w:rsidP="00B75C59">
      <w:pPr>
        <w:spacing w:line="240" w:lineRule="auto"/>
        <w:contextualSpacing/>
        <w:jc w:val="both"/>
        <w:rPr>
          <w:rFonts w:ascii="Times New Roman" w:hAnsi="Times New Roman" w:cs="Times New Roman"/>
          <w:lang w:val="en-CA"/>
        </w:rPr>
      </w:pPr>
      <w:r w:rsidRPr="004262ED">
        <w:rPr>
          <w:rFonts w:ascii="Times New Roman" w:hAnsi="Times New Roman" w:cs="Times New Roman"/>
          <w:b/>
          <w:lang w:val="en-CA"/>
        </w:rPr>
        <w:t>Dina</w:t>
      </w:r>
      <w:r w:rsidR="00B75C59" w:rsidRPr="004262ED">
        <w:rPr>
          <w:rFonts w:ascii="Times New Roman" w:hAnsi="Times New Roman" w:cs="Times New Roman"/>
          <w:b/>
          <w:lang w:val="en-CA"/>
        </w:rPr>
        <w:t>:</w:t>
      </w:r>
      <w:r w:rsidR="00B75C59" w:rsidRPr="004262ED">
        <w:rPr>
          <w:rFonts w:ascii="Times New Roman" w:hAnsi="Times New Roman" w:cs="Times New Roman"/>
          <w:lang w:val="en-CA"/>
        </w:rPr>
        <w:t xml:space="preserve"> « The pipeline</w:t>
      </w:r>
      <w:r w:rsidR="00E85397" w:rsidRPr="004262ED">
        <w:rPr>
          <w:rFonts w:ascii="Times New Roman" w:hAnsi="Times New Roman" w:cs="Times New Roman"/>
          <w:lang w:val="en-CA"/>
        </w:rPr>
        <w:t xml:space="preserve"> code </w:t>
      </w:r>
      <w:r w:rsidR="00B75C59" w:rsidRPr="004262ED">
        <w:rPr>
          <w:rFonts w:ascii="Times New Roman" w:hAnsi="Times New Roman" w:cs="Times New Roman"/>
          <w:lang w:val="en-CA"/>
        </w:rPr>
        <w:t xml:space="preserve">is able to … </w:t>
      </w:r>
      <w:r w:rsidR="00B75C59" w:rsidRPr="004262ED">
        <w:rPr>
          <w:rFonts w:ascii="Times New Roman" w:hAnsi="Times New Roman" w:cs="Times New Roman"/>
          <w:i/>
          <w:lang w:val="en-CA"/>
        </w:rPr>
        <w:t xml:space="preserve">We are able to detect alpha waves or we will add alpha wave mode </w:t>
      </w:r>
      <w:r w:rsidR="009F43F4" w:rsidRPr="004262ED">
        <w:rPr>
          <w:rFonts w:ascii="Times New Roman" w:hAnsi="Times New Roman" w:cs="Times New Roman"/>
          <w:i/>
          <w:lang w:val="en-CA"/>
        </w:rPr>
        <w:t xml:space="preserve">– </w:t>
      </w:r>
      <w:r w:rsidR="009F43F4" w:rsidRPr="004262ED">
        <w:rPr>
          <w:rFonts w:ascii="Times New Roman" w:hAnsi="Times New Roman" w:cs="Times New Roman"/>
          <w:i/>
          <w:highlight w:val="yellow"/>
          <w:lang w:val="en-CA"/>
        </w:rPr>
        <w:t>discuss the pipeline</w:t>
      </w:r>
      <w:r w:rsidR="009F43F4" w:rsidRPr="004262ED">
        <w:rPr>
          <w:rFonts w:ascii="Times New Roman" w:hAnsi="Times New Roman" w:cs="Times New Roman"/>
          <w:i/>
          <w:lang w:val="en-CA"/>
        </w:rPr>
        <w:t xml:space="preserve"> </w:t>
      </w:r>
      <w:r w:rsidR="00B75C59" w:rsidRPr="004262ED">
        <w:rPr>
          <w:rFonts w:ascii="Times New Roman" w:hAnsi="Times New Roman" w:cs="Times New Roman"/>
          <w:lang w:val="en-CA"/>
        </w:rPr>
        <w:t>»</w:t>
      </w:r>
    </w:p>
    <w:p w:rsidR="007F0296" w:rsidRPr="004262ED" w:rsidRDefault="007F0296" w:rsidP="00B75C59">
      <w:pPr>
        <w:spacing w:line="240" w:lineRule="auto"/>
        <w:contextualSpacing/>
        <w:jc w:val="both"/>
        <w:rPr>
          <w:rFonts w:ascii="Times New Roman" w:hAnsi="Times New Roman" w:cs="Times New Roman"/>
          <w:lang w:val="en-CA"/>
        </w:rPr>
      </w:pPr>
    </w:p>
    <w:p w:rsidR="007F0296" w:rsidRPr="004262ED" w:rsidRDefault="00800B6B" w:rsidP="00B75C59">
      <w:pPr>
        <w:spacing w:line="240" w:lineRule="auto"/>
        <w:contextualSpacing/>
        <w:jc w:val="both"/>
        <w:rPr>
          <w:rFonts w:ascii="Times New Roman" w:hAnsi="Times New Roman" w:cs="Times New Roman"/>
          <w:lang w:val="en-CA"/>
        </w:rPr>
      </w:pPr>
      <w:r w:rsidRPr="004262ED">
        <w:rPr>
          <w:rFonts w:ascii="Times New Roman" w:hAnsi="Times New Roman" w:cs="Times New Roman"/>
          <w:b/>
          <w:lang w:val="en-CA"/>
        </w:rPr>
        <w:t>Andréanne</w:t>
      </w:r>
      <w:r w:rsidR="007F0296" w:rsidRPr="004262ED">
        <w:rPr>
          <w:rFonts w:ascii="Times New Roman" w:hAnsi="Times New Roman" w:cs="Times New Roman"/>
          <w:b/>
          <w:lang w:val="en-CA"/>
        </w:rPr>
        <w:t>:</w:t>
      </w:r>
      <w:r w:rsidR="007F0296" w:rsidRPr="004262ED">
        <w:rPr>
          <w:rFonts w:ascii="Times New Roman" w:hAnsi="Times New Roman" w:cs="Times New Roman"/>
          <w:lang w:val="en-CA"/>
        </w:rPr>
        <w:t xml:space="preserve"> « </w:t>
      </w:r>
      <w:r w:rsidR="007F0296" w:rsidRPr="004262ED">
        <w:rPr>
          <w:rFonts w:ascii="Times New Roman" w:hAnsi="Times New Roman" w:cs="Times New Roman"/>
          <w:i/>
          <w:highlight w:val="yellow"/>
          <w:lang w:val="en-CA"/>
        </w:rPr>
        <w:t>Limitation and future work</w:t>
      </w:r>
      <w:r w:rsidR="007F0296" w:rsidRPr="004262ED">
        <w:rPr>
          <w:rFonts w:ascii="Times New Roman" w:hAnsi="Times New Roman" w:cs="Times New Roman"/>
          <w:highlight w:val="yellow"/>
          <w:lang w:val="en-CA"/>
        </w:rPr>
        <w:t xml:space="preserve"> </w:t>
      </w:r>
      <w:r w:rsidR="009F43F4" w:rsidRPr="004262ED">
        <w:rPr>
          <w:rFonts w:ascii="Times New Roman" w:hAnsi="Times New Roman" w:cs="Times New Roman"/>
          <w:highlight w:val="yellow"/>
          <w:lang w:val="en-CA"/>
        </w:rPr>
        <w:t>– what could and would be improve</w:t>
      </w:r>
      <w:r w:rsidR="009F43F4" w:rsidRPr="004262ED">
        <w:rPr>
          <w:rFonts w:ascii="Times New Roman" w:hAnsi="Times New Roman" w:cs="Times New Roman"/>
          <w:lang w:val="en-CA"/>
        </w:rPr>
        <w:t xml:space="preserve"> </w:t>
      </w:r>
      <w:r w:rsidR="007F0296" w:rsidRPr="004262ED">
        <w:rPr>
          <w:rFonts w:ascii="Times New Roman" w:hAnsi="Times New Roman" w:cs="Times New Roman"/>
          <w:lang w:val="en-CA"/>
        </w:rPr>
        <w:t>».</w:t>
      </w:r>
    </w:p>
    <w:p w:rsidR="00C45B90" w:rsidRPr="00837029" w:rsidRDefault="00C45B90" w:rsidP="00B75C59">
      <w:pPr>
        <w:spacing w:line="240" w:lineRule="auto"/>
        <w:contextualSpacing/>
        <w:jc w:val="both"/>
        <w:rPr>
          <w:rFonts w:ascii="Times New Roman" w:hAnsi="Times New Roman" w:cs="Times New Roman"/>
        </w:rPr>
      </w:pPr>
    </w:p>
    <w:p w:rsidR="00C002B2" w:rsidRDefault="00C002B2" w:rsidP="00B75C59">
      <w:pPr>
        <w:spacing w:line="240" w:lineRule="auto"/>
        <w:contextualSpacing/>
        <w:jc w:val="both"/>
        <w:rPr>
          <w:rFonts w:ascii="Times New Roman" w:hAnsi="Times New Roman" w:cs="Times New Roman"/>
          <w:u w:val="single"/>
        </w:rPr>
      </w:pPr>
      <w:r w:rsidRPr="00C1598B">
        <w:rPr>
          <w:rFonts w:ascii="Times New Roman" w:hAnsi="Times New Roman" w:cs="Times New Roman"/>
          <w:u w:val="single"/>
        </w:rPr>
        <w:t>5) Conclusion</w:t>
      </w:r>
    </w:p>
    <w:p w:rsidR="00621A7F" w:rsidRPr="00C1598B" w:rsidRDefault="00621A7F" w:rsidP="00B75C59">
      <w:pPr>
        <w:spacing w:line="240" w:lineRule="auto"/>
        <w:contextualSpacing/>
        <w:jc w:val="both"/>
        <w:rPr>
          <w:rFonts w:ascii="Times New Roman" w:hAnsi="Times New Roman" w:cs="Times New Roman"/>
          <w:u w:val="single"/>
        </w:rPr>
      </w:pPr>
    </w:p>
    <w:p w:rsidR="00621A7F" w:rsidRPr="00C1598B"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Qui :</w:t>
      </w:r>
      <w:r w:rsidRPr="00C1598B">
        <w:rPr>
          <w:rFonts w:ascii="Times New Roman" w:hAnsi="Times New Roman" w:cs="Times New Roman"/>
        </w:rPr>
        <w:t xml:space="preserve"> Charles</w:t>
      </w:r>
    </w:p>
    <w:p w:rsidR="00621A7F" w:rsidRPr="00C1598B" w:rsidRDefault="00621A7F" w:rsidP="00B75C59">
      <w:pPr>
        <w:spacing w:line="240" w:lineRule="auto"/>
        <w:contextualSpacing/>
        <w:jc w:val="both"/>
        <w:rPr>
          <w:rFonts w:ascii="Times New Roman" w:hAnsi="Times New Roman" w:cs="Times New Roman"/>
        </w:rPr>
      </w:pPr>
      <w:r w:rsidRPr="00C1598B">
        <w:rPr>
          <w:rFonts w:ascii="Times New Roman" w:hAnsi="Times New Roman" w:cs="Times New Roman"/>
          <w:b/>
        </w:rPr>
        <w:t>Où :</w:t>
      </w:r>
      <w:r w:rsidRPr="00C1598B">
        <w:rPr>
          <w:rFonts w:ascii="Times New Roman" w:hAnsi="Times New Roman" w:cs="Times New Roman"/>
        </w:rPr>
        <w:t xml:space="preserve"> Pavil</w:t>
      </w:r>
      <w:r w:rsidR="00DE6259">
        <w:rPr>
          <w:rFonts w:ascii="Times New Roman" w:hAnsi="Times New Roman" w:cs="Times New Roman"/>
        </w:rPr>
        <w:t>l</w:t>
      </w:r>
      <w:r w:rsidRPr="00C1598B">
        <w:rPr>
          <w:rFonts w:ascii="Times New Roman" w:hAnsi="Times New Roman" w:cs="Times New Roman"/>
        </w:rPr>
        <w:t xml:space="preserve">on </w:t>
      </w:r>
      <w:proofErr w:type="spellStart"/>
      <w:r w:rsidRPr="00C1598B">
        <w:rPr>
          <w:rFonts w:ascii="Times New Roman" w:hAnsi="Times New Roman" w:cs="Times New Roman"/>
        </w:rPr>
        <w:t>Lassonde</w:t>
      </w:r>
      <w:proofErr w:type="spellEnd"/>
      <w:r w:rsidRPr="00C1598B">
        <w:rPr>
          <w:rFonts w:ascii="Times New Roman" w:hAnsi="Times New Roman" w:cs="Times New Roman"/>
        </w:rPr>
        <w:t>, biblio ou étage bleu</w:t>
      </w:r>
    </w:p>
    <w:p w:rsidR="00621A7F" w:rsidRPr="00FB05B3" w:rsidRDefault="00621A7F" w:rsidP="00B75C59">
      <w:pPr>
        <w:spacing w:line="240" w:lineRule="auto"/>
        <w:contextualSpacing/>
        <w:jc w:val="both"/>
        <w:rPr>
          <w:rFonts w:ascii="Times New Roman" w:hAnsi="Times New Roman" w:cs="Times New Roman"/>
          <w:lang w:val="en-US"/>
        </w:rPr>
      </w:pPr>
      <w:r w:rsidRPr="00FB05B3">
        <w:rPr>
          <w:rFonts w:ascii="Times New Roman" w:hAnsi="Times New Roman" w:cs="Times New Roman"/>
          <w:b/>
          <w:lang w:val="en-US"/>
        </w:rPr>
        <w:t xml:space="preserve">Points </w:t>
      </w:r>
      <w:proofErr w:type="spellStart"/>
      <w:proofErr w:type="gramStart"/>
      <w:r w:rsidRPr="00FB05B3">
        <w:rPr>
          <w:rFonts w:ascii="Times New Roman" w:hAnsi="Times New Roman" w:cs="Times New Roman"/>
          <w:b/>
          <w:lang w:val="en-US"/>
        </w:rPr>
        <w:t>importants</w:t>
      </w:r>
      <w:proofErr w:type="spellEnd"/>
      <w:r w:rsidRPr="00FB05B3">
        <w:rPr>
          <w:rFonts w:ascii="Times New Roman" w:hAnsi="Times New Roman" w:cs="Times New Roman"/>
          <w:b/>
          <w:lang w:val="en-US"/>
        </w:rPr>
        <w:t> :</w:t>
      </w:r>
      <w:proofErr w:type="gramEnd"/>
      <w:r w:rsidRPr="00FB05B3">
        <w:rPr>
          <w:rFonts w:ascii="Times New Roman" w:hAnsi="Times New Roman" w:cs="Times New Roman"/>
          <w:lang w:val="en-US"/>
        </w:rPr>
        <w:t xml:space="preserve"> </w:t>
      </w:r>
      <w:r w:rsidR="007C2229" w:rsidRPr="00FB05B3">
        <w:rPr>
          <w:rFonts w:ascii="Times New Roman" w:hAnsi="Times New Roman" w:cs="Times New Roman"/>
          <w:lang w:val="en-US"/>
        </w:rPr>
        <w:t xml:space="preserve">Lessons learned, </w:t>
      </w:r>
      <w:proofErr w:type="spellStart"/>
      <w:r w:rsidR="007C2229" w:rsidRPr="00FB05B3">
        <w:rPr>
          <w:rFonts w:ascii="Times New Roman" w:hAnsi="Times New Roman" w:cs="Times New Roman"/>
          <w:lang w:val="en-US"/>
        </w:rPr>
        <w:t>biggests</w:t>
      </w:r>
      <w:proofErr w:type="spellEnd"/>
      <w:r w:rsidR="007C2229" w:rsidRPr="00FB05B3">
        <w:rPr>
          <w:rFonts w:ascii="Times New Roman" w:hAnsi="Times New Roman" w:cs="Times New Roman"/>
          <w:lang w:val="en-US"/>
        </w:rPr>
        <w:t xml:space="preserve"> challenges,</w:t>
      </w:r>
    </w:p>
    <w:p w:rsidR="00CC551B" w:rsidRPr="00FB05B3" w:rsidRDefault="00CC551B" w:rsidP="00B75C59">
      <w:pPr>
        <w:spacing w:line="240" w:lineRule="auto"/>
        <w:contextualSpacing/>
        <w:jc w:val="both"/>
        <w:rPr>
          <w:rFonts w:ascii="Times New Roman" w:hAnsi="Times New Roman" w:cs="Times New Roman"/>
          <w:lang w:val="en-US"/>
        </w:rPr>
      </w:pPr>
    </w:p>
    <w:p w:rsidR="00CC551B" w:rsidRDefault="00CC551B" w:rsidP="00B75C59">
      <w:pPr>
        <w:spacing w:line="240" w:lineRule="auto"/>
        <w:contextualSpacing/>
        <w:jc w:val="both"/>
        <w:rPr>
          <w:rFonts w:ascii="Times New Roman" w:hAnsi="Times New Roman" w:cs="Times New Roman"/>
          <w:i/>
        </w:rPr>
      </w:pPr>
      <w:r w:rsidRPr="00CC551B">
        <w:rPr>
          <w:rFonts w:ascii="Times New Roman" w:hAnsi="Times New Roman" w:cs="Times New Roman"/>
          <w:i/>
        </w:rPr>
        <w:t xml:space="preserve">On est de retour avec Charles, seul, pour la conclusion. </w:t>
      </w:r>
      <w:r w:rsidR="00666FC7">
        <w:rPr>
          <w:rFonts w:ascii="Times New Roman" w:hAnsi="Times New Roman" w:cs="Times New Roman"/>
          <w:i/>
        </w:rPr>
        <w:t xml:space="preserve">Bref retour sur l’ensemble du projet. </w:t>
      </w:r>
      <w:r w:rsidR="007412EC">
        <w:rPr>
          <w:rFonts w:ascii="Times New Roman" w:hAnsi="Times New Roman" w:cs="Times New Roman"/>
          <w:i/>
        </w:rPr>
        <w:t xml:space="preserve">Présentation </w:t>
      </w:r>
      <w:r w:rsidR="00666FC7">
        <w:rPr>
          <w:rFonts w:ascii="Times New Roman" w:hAnsi="Times New Roman" w:cs="Times New Roman"/>
          <w:i/>
        </w:rPr>
        <w:t xml:space="preserve">des améliorations futures et des grands défis/problèmes rencontrés </w:t>
      </w:r>
    </w:p>
    <w:p w:rsidR="005B5A14" w:rsidRDefault="005B5A14" w:rsidP="00B75C59">
      <w:pPr>
        <w:spacing w:line="240" w:lineRule="auto"/>
        <w:contextualSpacing/>
        <w:jc w:val="both"/>
        <w:rPr>
          <w:rFonts w:ascii="Times New Roman" w:hAnsi="Times New Roman" w:cs="Times New Roman"/>
          <w:i/>
        </w:rPr>
      </w:pPr>
    </w:p>
    <w:p w:rsidR="00666FC7" w:rsidRPr="004262ED" w:rsidRDefault="00666FC7" w:rsidP="00B75C59">
      <w:pPr>
        <w:spacing w:line="240" w:lineRule="auto"/>
        <w:contextualSpacing/>
        <w:jc w:val="both"/>
        <w:rPr>
          <w:rFonts w:ascii="Times New Roman" w:hAnsi="Times New Roman" w:cs="Times New Roman"/>
          <w:lang w:val="en-CA"/>
        </w:rPr>
      </w:pPr>
      <w:proofErr w:type="gramStart"/>
      <w:r w:rsidRPr="004262ED">
        <w:rPr>
          <w:rFonts w:ascii="Times New Roman" w:hAnsi="Times New Roman" w:cs="Times New Roman"/>
          <w:b/>
          <w:lang w:val="en-CA"/>
        </w:rPr>
        <w:t>Charles :</w:t>
      </w:r>
      <w:proofErr w:type="gramEnd"/>
      <w:r w:rsidRPr="004262ED">
        <w:rPr>
          <w:rFonts w:ascii="Times New Roman" w:hAnsi="Times New Roman" w:cs="Times New Roman"/>
          <w:b/>
          <w:lang w:val="en-CA"/>
        </w:rPr>
        <w:t xml:space="preserve"> </w:t>
      </w:r>
      <w:r w:rsidRPr="004262ED">
        <w:rPr>
          <w:rFonts w:ascii="Times New Roman" w:hAnsi="Times New Roman" w:cs="Times New Roman"/>
          <w:lang w:val="en-CA"/>
        </w:rPr>
        <w:t xml:space="preserve">« </w:t>
      </w:r>
      <w:r w:rsidR="009C2895" w:rsidRPr="004262ED">
        <w:rPr>
          <w:rFonts w:ascii="Times New Roman" w:hAnsi="Times New Roman" w:cs="Times New Roman"/>
          <w:lang w:val="en-CA"/>
        </w:rPr>
        <w:t>Finally, in this project, we achieve the conception of a complete EEG acquisition pipeline, from electrodes to real-time data visualization. Our acquisition board allow</w:t>
      </w:r>
      <w:r w:rsidR="00E85397" w:rsidRPr="004262ED">
        <w:rPr>
          <w:rFonts w:ascii="Times New Roman" w:hAnsi="Times New Roman" w:cs="Times New Roman"/>
          <w:lang w:val="en-CA"/>
        </w:rPr>
        <w:t>s</w:t>
      </w:r>
      <w:r w:rsidR="009C2895" w:rsidRPr="004262ED">
        <w:rPr>
          <w:rFonts w:ascii="Times New Roman" w:hAnsi="Times New Roman" w:cs="Times New Roman"/>
          <w:lang w:val="en-CA"/>
        </w:rPr>
        <w:t xml:space="preserve"> 4 signals channel to be read simultaneously and our pipeline program permits parameters of interests’ extraction, </w:t>
      </w:r>
      <w:r w:rsidR="009C2895" w:rsidRPr="004262ED">
        <w:rPr>
          <w:rFonts w:ascii="Times New Roman" w:hAnsi="Times New Roman" w:cs="Times New Roman"/>
          <w:highlight w:val="yellow"/>
          <w:lang w:val="en-CA"/>
        </w:rPr>
        <w:t>as the presence of alpha waves</w:t>
      </w:r>
      <w:r w:rsidR="009C2895" w:rsidRPr="004262ED">
        <w:rPr>
          <w:rFonts w:ascii="Times New Roman" w:hAnsi="Times New Roman" w:cs="Times New Roman"/>
          <w:lang w:val="en-CA"/>
        </w:rPr>
        <w:t xml:space="preserve"> by frequency analysis. </w:t>
      </w:r>
      <w:r w:rsidRPr="004262ED">
        <w:rPr>
          <w:rFonts w:ascii="Times New Roman" w:hAnsi="Times New Roman" w:cs="Times New Roman"/>
          <w:lang w:val="en-CA"/>
        </w:rPr>
        <w:t>»</w:t>
      </w:r>
    </w:p>
    <w:p w:rsidR="00A236BF" w:rsidRPr="00837029" w:rsidRDefault="00A236BF" w:rsidP="00B75C59">
      <w:pPr>
        <w:spacing w:line="240" w:lineRule="auto"/>
        <w:contextualSpacing/>
        <w:jc w:val="both"/>
        <w:rPr>
          <w:rFonts w:ascii="Times New Roman" w:hAnsi="Times New Roman" w:cs="Times New Roman"/>
        </w:rPr>
      </w:pPr>
    </w:p>
    <w:p w:rsidR="00E6472E" w:rsidRPr="00FB05B3" w:rsidRDefault="00AA1679" w:rsidP="00B75C59">
      <w:pPr>
        <w:spacing w:line="240" w:lineRule="auto"/>
        <w:contextualSpacing/>
        <w:jc w:val="both"/>
        <w:rPr>
          <w:rFonts w:ascii="Times New Roman" w:hAnsi="Times New Roman" w:cs="Times New Roman"/>
          <w:lang w:val="en-US"/>
        </w:rPr>
      </w:pPr>
      <w:proofErr w:type="gramStart"/>
      <w:r w:rsidRPr="00531141">
        <w:rPr>
          <w:rFonts w:ascii="Times New Roman" w:hAnsi="Times New Roman" w:cs="Times New Roman"/>
          <w:b/>
          <w:lang w:val="en-US"/>
        </w:rPr>
        <w:t>Charles :</w:t>
      </w:r>
      <w:proofErr w:type="gramEnd"/>
      <w:r w:rsidRPr="00531141">
        <w:rPr>
          <w:rFonts w:ascii="Times New Roman" w:hAnsi="Times New Roman" w:cs="Times New Roman"/>
          <w:b/>
          <w:lang w:val="en-US"/>
        </w:rPr>
        <w:t xml:space="preserve"> </w:t>
      </w:r>
      <w:r w:rsidRPr="00837029">
        <w:rPr>
          <w:rFonts w:ascii="Times New Roman" w:hAnsi="Times New Roman" w:cs="Times New Roman"/>
          <w:lang w:val="en-US"/>
        </w:rPr>
        <w:t xml:space="preserve">« </w:t>
      </w:r>
      <w:r w:rsidR="00531141" w:rsidRPr="00531141">
        <w:rPr>
          <w:rFonts w:ascii="Times New Roman" w:hAnsi="Times New Roman" w:cs="Times New Roman"/>
          <w:lang w:val="en-CA"/>
        </w:rPr>
        <w:t xml:space="preserve">As a student group, we strongly valued the </w:t>
      </w:r>
      <w:r w:rsidR="00B5029C" w:rsidRPr="00531141">
        <w:rPr>
          <w:rFonts w:ascii="Times New Roman" w:hAnsi="Times New Roman" w:cs="Times New Roman"/>
          <w:lang w:val="en-CA"/>
        </w:rPr>
        <w:t>opportunity</w:t>
      </w:r>
      <w:r w:rsidR="00531141" w:rsidRPr="00531141">
        <w:rPr>
          <w:rFonts w:ascii="Times New Roman" w:hAnsi="Times New Roman" w:cs="Times New Roman"/>
          <w:lang w:val="en-CA"/>
        </w:rPr>
        <w:t xml:space="preserve"> to draw from classroom and </w:t>
      </w:r>
      <w:r w:rsidR="00203875">
        <w:rPr>
          <w:rFonts w:ascii="Times New Roman" w:hAnsi="Times New Roman" w:cs="Times New Roman"/>
          <w:lang w:val="en-CA"/>
        </w:rPr>
        <w:t xml:space="preserve">many </w:t>
      </w:r>
      <w:r w:rsidR="00531141" w:rsidRPr="00531141">
        <w:rPr>
          <w:rFonts w:ascii="Times New Roman" w:hAnsi="Times New Roman" w:cs="Times New Roman"/>
          <w:lang w:val="en-CA"/>
        </w:rPr>
        <w:t xml:space="preserve">other experiences, and to gain a true appreciation of the fundamental knowledge behind EEG applications. </w:t>
      </w:r>
      <w:r w:rsidR="00203875" w:rsidRPr="00A96B52">
        <w:rPr>
          <w:rFonts w:ascii="Times New Roman" w:hAnsi="Times New Roman" w:cs="Times New Roman"/>
          <w:lang w:val="en-US"/>
        </w:rPr>
        <w:t>PolyCortex members faced some important challenges</w:t>
      </w:r>
      <w:r w:rsidR="00203875" w:rsidRPr="00A96B52" w:rsidDel="00E01D8E">
        <w:rPr>
          <w:rFonts w:ascii="Times New Roman" w:hAnsi="Times New Roman" w:cs="Times New Roman"/>
          <w:lang w:val="en-US"/>
        </w:rPr>
        <w:t xml:space="preserve"> </w:t>
      </w:r>
      <w:r w:rsidR="00203875" w:rsidRPr="00A96B52">
        <w:rPr>
          <w:rFonts w:ascii="Times New Roman" w:hAnsi="Times New Roman" w:cs="Times New Roman"/>
          <w:lang w:val="en-US"/>
        </w:rPr>
        <w:t xml:space="preserve">and learned lots by doing this project. </w:t>
      </w:r>
      <w:r w:rsidR="00203875">
        <w:rPr>
          <w:rFonts w:ascii="Times New Roman" w:hAnsi="Times New Roman" w:cs="Times New Roman"/>
          <w:lang w:val="en-CA"/>
        </w:rPr>
        <w:t>Looking back</w:t>
      </w:r>
      <w:r w:rsidR="00B5029C">
        <w:rPr>
          <w:rFonts w:ascii="Times New Roman" w:hAnsi="Times New Roman" w:cs="Times New Roman"/>
          <w:lang w:val="en-CA"/>
        </w:rPr>
        <w:t xml:space="preserve">, </w:t>
      </w:r>
      <w:r w:rsidR="00203875">
        <w:rPr>
          <w:rFonts w:ascii="Times New Roman" w:hAnsi="Times New Roman" w:cs="Times New Roman"/>
          <w:lang w:val="en-CA"/>
        </w:rPr>
        <w:t>some</w:t>
      </w:r>
      <w:r>
        <w:rPr>
          <w:rFonts w:ascii="Times New Roman" w:hAnsi="Times New Roman" w:cs="Times New Roman"/>
          <w:lang w:val="en-CA"/>
        </w:rPr>
        <w:t xml:space="preserve"> may be </w:t>
      </w:r>
      <w:r w:rsidR="00203875">
        <w:rPr>
          <w:rFonts w:ascii="Times New Roman" w:hAnsi="Times New Roman" w:cs="Times New Roman"/>
          <w:lang w:val="en-CA"/>
        </w:rPr>
        <w:t>surprised to learn that</w:t>
      </w:r>
      <w:r w:rsidRPr="009C2895">
        <w:rPr>
          <w:rFonts w:ascii="Times New Roman" w:hAnsi="Times New Roman" w:cs="Times New Roman"/>
          <w:lang w:val="en-CA"/>
        </w:rPr>
        <w:t xml:space="preserve"> </w:t>
      </w:r>
      <w:r w:rsidR="00203875">
        <w:rPr>
          <w:rFonts w:ascii="Times New Roman" w:hAnsi="Times New Roman" w:cs="Times New Roman"/>
          <w:lang w:val="en-CA"/>
        </w:rPr>
        <w:t xml:space="preserve">one of </w:t>
      </w:r>
      <w:r w:rsidR="00C22EDA">
        <w:rPr>
          <w:rFonts w:ascii="Times New Roman" w:hAnsi="Times New Roman" w:cs="Times New Roman"/>
          <w:lang w:val="en-CA"/>
        </w:rPr>
        <w:t>the</w:t>
      </w:r>
      <w:r w:rsidR="00C22EDA" w:rsidRPr="009C2895">
        <w:rPr>
          <w:rFonts w:ascii="Times New Roman" w:hAnsi="Times New Roman" w:cs="Times New Roman"/>
          <w:lang w:val="en-CA"/>
        </w:rPr>
        <w:t xml:space="preserve"> </w:t>
      </w:r>
      <w:r w:rsidR="00203875">
        <w:rPr>
          <w:rFonts w:ascii="Times New Roman" w:hAnsi="Times New Roman" w:cs="Times New Roman"/>
          <w:lang w:val="en-CA"/>
        </w:rPr>
        <w:t>tall</w:t>
      </w:r>
      <w:r w:rsidRPr="009C2895">
        <w:rPr>
          <w:rFonts w:ascii="Times New Roman" w:hAnsi="Times New Roman" w:cs="Times New Roman"/>
          <w:lang w:val="en-CA"/>
        </w:rPr>
        <w:t xml:space="preserve">est </w:t>
      </w:r>
      <w:r w:rsidR="00203875">
        <w:rPr>
          <w:rFonts w:ascii="Times New Roman" w:hAnsi="Times New Roman" w:cs="Times New Roman"/>
          <w:lang w:val="en-CA"/>
        </w:rPr>
        <w:t>hurdle</w:t>
      </w:r>
      <w:r w:rsidR="00C22EDA">
        <w:rPr>
          <w:rFonts w:ascii="Times New Roman" w:hAnsi="Times New Roman" w:cs="Times New Roman"/>
          <w:lang w:val="en-CA"/>
        </w:rPr>
        <w:t xml:space="preserve">s to our design </w:t>
      </w:r>
      <w:r w:rsidR="00203875">
        <w:rPr>
          <w:rFonts w:ascii="Times New Roman" w:hAnsi="Times New Roman" w:cs="Times New Roman"/>
          <w:lang w:val="en-CA"/>
        </w:rPr>
        <w:t xml:space="preserve">was establishing </w:t>
      </w:r>
      <w:del w:id="2" w:author="Charles Belanger Nzakimuena" w:date="2018-03-05T19:22:00Z">
        <w:r w:rsidRPr="009C2895" w:rsidDel="00C22EDA">
          <w:rPr>
            <w:rFonts w:ascii="Times New Roman" w:hAnsi="Times New Roman" w:cs="Times New Roman"/>
            <w:lang w:val="en-CA"/>
          </w:rPr>
          <w:delText xml:space="preserve"> </w:delText>
        </w:r>
      </w:del>
      <w:r w:rsidR="00C22EDA">
        <w:rPr>
          <w:rFonts w:ascii="Times New Roman" w:hAnsi="Times New Roman" w:cs="Times New Roman"/>
          <w:lang w:val="en-CA"/>
        </w:rPr>
        <w:t>proper</w:t>
      </w:r>
      <w:r w:rsidR="00203875">
        <w:rPr>
          <w:rFonts w:ascii="Times New Roman" w:hAnsi="Times New Roman" w:cs="Times New Roman"/>
          <w:lang w:val="en-CA"/>
        </w:rPr>
        <w:t xml:space="preserve"> </w:t>
      </w:r>
      <w:r w:rsidRPr="009C2895">
        <w:rPr>
          <w:rFonts w:ascii="Times New Roman" w:hAnsi="Times New Roman" w:cs="Times New Roman"/>
          <w:lang w:val="en-CA"/>
        </w:rPr>
        <w:t>po</w:t>
      </w:r>
      <w:r>
        <w:rPr>
          <w:rFonts w:ascii="Times New Roman" w:hAnsi="Times New Roman" w:cs="Times New Roman"/>
          <w:lang w:val="en-CA"/>
        </w:rPr>
        <w:t>wer</w:t>
      </w:r>
      <w:r w:rsidR="00203875">
        <w:rPr>
          <w:rFonts w:ascii="Times New Roman" w:hAnsi="Times New Roman" w:cs="Times New Roman"/>
          <w:lang w:val="en-CA"/>
        </w:rPr>
        <w:t>ing</w:t>
      </w:r>
      <w:r>
        <w:rPr>
          <w:rFonts w:ascii="Times New Roman" w:hAnsi="Times New Roman" w:cs="Times New Roman"/>
          <w:lang w:val="en-CA"/>
        </w:rPr>
        <w:t xml:space="preserve"> </w:t>
      </w:r>
      <w:r w:rsidR="00203875">
        <w:rPr>
          <w:rFonts w:ascii="Times New Roman" w:hAnsi="Times New Roman" w:cs="Times New Roman"/>
          <w:lang w:val="en-CA"/>
        </w:rPr>
        <w:t>of</w:t>
      </w:r>
      <w:r w:rsidR="00203875" w:rsidRPr="009C2895">
        <w:rPr>
          <w:rFonts w:ascii="Times New Roman" w:hAnsi="Times New Roman" w:cs="Times New Roman"/>
          <w:lang w:val="en-CA"/>
        </w:rPr>
        <w:t xml:space="preserve"> </w:t>
      </w:r>
      <w:r w:rsidRPr="009C2895">
        <w:rPr>
          <w:rFonts w:ascii="Times New Roman" w:hAnsi="Times New Roman" w:cs="Times New Roman"/>
          <w:lang w:val="en-CA"/>
        </w:rPr>
        <w:t xml:space="preserve">all </w:t>
      </w:r>
      <w:r w:rsidR="00203875">
        <w:rPr>
          <w:rFonts w:ascii="Times New Roman" w:hAnsi="Times New Roman" w:cs="Times New Roman"/>
          <w:lang w:val="en-CA"/>
        </w:rPr>
        <w:t xml:space="preserve">of </w:t>
      </w:r>
      <w:r w:rsidR="00C22EDA">
        <w:rPr>
          <w:rFonts w:ascii="Times New Roman" w:hAnsi="Times New Roman" w:cs="Times New Roman"/>
          <w:lang w:val="en-CA"/>
        </w:rPr>
        <w:t>our</w:t>
      </w:r>
      <w:r w:rsidRPr="009C2895">
        <w:rPr>
          <w:rFonts w:ascii="Times New Roman" w:hAnsi="Times New Roman" w:cs="Times New Roman"/>
          <w:lang w:val="en-CA"/>
        </w:rPr>
        <w:t xml:space="preserve"> </w:t>
      </w:r>
      <w:r w:rsidR="00203875">
        <w:rPr>
          <w:rFonts w:ascii="Times New Roman" w:hAnsi="Times New Roman" w:cs="Times New Roman"/>
          <w:lang w:val="en-CA"/>
        </w:rPr>
        <w:t xml:space="preserve">PCB </w:t>
      </w:r>
      <w:r w:rsidRPr="009C2895">
        <w:rPr>
          <w:rFonts w:ascii="Times New Roman" w:hAnsi="Times New Roman" w:cs="Times New Roman"/>
          <w:lang w:val="en-CA"/>
        </w:rPr>
        <w:t xml:space="preserve">components </w:t>
      </w:r>
      <w:r>
        <w:rPr>
          <w:rFonts w:ascii="Times New Roman" w:hAnsi="Times New Roman" w:cs="Times New Roman"/>
          <w:lang w:val="en-CA"/>
        </w:rPr>
        <w:t xml:space="preserve">using only </w:t>
      </w:r>
      <w:r w:rsidR="00C22EDA">
        <w:rPr>
          <w:rFonts w:ascii="Times New Roman" w:hAnsi="Times New Roman" w:cs="Times New Roman"/>
          <w:lang w:val="en-CA"/>
        </w:rPr>
        <w:t xml:space="preserve">a </w:t>
      </w:r>
      <w:r>
        <w:rPr>
          <w:rFonts w:ascii="Times New Roman" w:hAnsi="Times New Roman" w:cs="Times New Roman"/>
          <w:lang w:val="en-CA"/>
        </w:rPr>
        <w:t xml:space="preserve">5V source. We developed a precise virtual ground to help us in this way. The other </w:t>
      </w:r>
      <w:r w:rsidR="00C22EDA">
        <w:rPr>
          <w:rFonts w:ascii="Times New Roman" w:hAnsi="Times New Roman" w:cs="Times New Roman"/>
          <w:lang w:val="en-CA"/>
        </w:rPr>
        <w:t>difficulties we encountered</w:t>
      </w:r>
      <w:r>
        <w:rPr>
          <w:rFonts w:ascii="Times New Roman" w:hAnsi="Times New Roman" w:cs="Times New Roman"/>
          <w:lang w:val="en-CA"/>
        </w:rPr>
        <w:t xml:space="preserve"> </w:t>
      </w:r>
      <w:r w:rsidR="00DB444C">
        <w:rPr>
          <w:rFonts w:ascii="Times New Roman" w:hAnsi="Times New Roman" w:cs="Times New Roman"/>
          <w:lang w:val="en-CA"/>
        </w:rPr>
        <w:t>included determining</w:t>
      </w:r>
      <w:r>
        <w:rPr>
          <w:rFonts w:ascii="Times New Roman" w:hAnsi="Times New Roman" w:cs="Times New Roman"/>
          <w:lang w:val="en-CA"/>
        </w:rPr>
        <w:t xml:space="preserve"> the implication</w:t>
      </w:r>
      <w:r w:rsidR="00DB444C">
        <w:rPr>
          <w:rFonts w:ascii="Times New Roman" w:hAnsi="Times New Roman" w:cs="Times New Roman"/>
          <w:lang w:val="en-CA"/>
        </w:rPr>
        <w:t>s</w:t>
      </w:r>
      <w:r>
        <w:rPr>
          <w:rFonts w:ascii="Times New Roman" w:hAnsi="Times New Roman" w:cs="Times New Roman"/>
          <w:lang w:val="en-CA"/>
        </w:rPr>
        <w:t xml:space="preserve"> of our reference electrode versus our bias electrode; fully understand the theory was not quite simple for everybody! But we took our time, re</w:t>
      </w:r>
      <w:r w:rsidR="007C2229">
        <w:rPr>
          <w:rFonts w:ascii="Times New Roman" w:hAnsi="Times New Roman" w:cs="Times New Roman"/>
          <w:lang w:val="en-CA"/>
        </w:rPr>
        <w:t>a</w:t>
      </w:r>
      <w:r>
        <w:rPr>
          <w:rFonts w:ascii="Times New Roman" w:hAnsi="Times New Roman" w:cs="Times New Roman"/>
          <w:lang w:val="en-CA"/>
        </w:rPr>
        <w:t>d a lot, and finally produce</w:t>
      </w:r>
      <w:r w:rsidR="007C2229">
        <w:rPr>
          <w:rFonts w:ascii="Times New Roman" w:hAnsi="Times New Roman" w:cs="Times New Roman"/>
          <w:lang w:val="en-CA"/>
        </w:rPr>
        <w:t>d</w:t>
      </w:r>
      <w:r>
        <w:rPr>
          <w:rFonts w:ascii="Times New Roman" w:hAnsi="Times New Roman" w:cs="Times New Roman"/>
          <w:lang w:val="en-CA"/>
        </w:rPr>
        <w:t xml:space="preserve"> a </w:t>
      </w:r>
      <w:r w:rsidR="007C2229">
        <w:rPr>
          <w:rFonts w:ascii="Times New Roman" w:hAnsi="Times New Roman" w:cs="Times New Roman"/>
          <w:lang w:val="en-CA"/>
        </w:rPr>
        <w:t xml:space="preserve">system </w:t>
      </w:r>
      <w:r>
        <w:rPr>
          <w:rFonts w:ascii="Times New Roman" w:hAnsi="Times New Roman" w:cs="Times New Roman"/>
          <w:lang w:val="en-CA"/>
        </w:rPr>
        <w:t xml:space="preserve">that each </w:t>
      </w:r>
      <w:r w:rsidR="007C2229">
        <w:rPr>
          <w:rFonts w:ascii="Times New Roman" w:hAnsi="Times New Roman" w:cs="Times New Roman"/>
          <w:lang w:val="en-CA"/>
        </w:rPr>
        <w:t xml:space="preserve">PolyCortex </w:t>
      </w:r>
      <w:r>
        <w:rPr>
          <w:rFonts w:ascii="Times New Roman" w:hAnsi="Times New Roman" w:cs="Times New Roman"/>
          <w:lang w:val="en-CA"/>
        </w:rPr>
        <w:t xml:space="preserve">member </w:t>
      </w:r>
      <w:r w:rsidR="007C2229">
        <w:rPr>
          <w:rFonts w:ascii="Times New Roman" w:hAnsi="Times New Roman" w:cs="Times New Roman"/>
          <w:lang w:val="en-CA"/>
        </w:rPr>
        <w:t>understands</w:t>
      </w:r>
      <w:r>
        <w:rPr>
          <w:rFonts w:ascii="Times New Roman" w:hAnsi="Times New Roman" w:cs="Times New Roman"/>
          <w:lang w:val="en-CA"/>
        </w:rPr>
        <w:t xml:space="preserve"> well</w:t>
      </w:r>
      <w:r w:rsidR="007C2229">
        <w:rPr>
          <w:rFonts w:ascii="Times New Roman" w:hAnsi="Times New Roman" w:cs="Times New Roman"/>
          <w:lang w:val="en-CA"/>
        </w:rPr>
        <w:t xml:space="preserve">. </w:t>
      </w:r>
      <w:r w:rsidR="007F0296" w:rsidRPr="007F0296">
        <w:rPr>
          <w:rFonts w:ascii="Times New Roman" w:hAnsi="Times New Roman" w:cs="Times New Roman"/>
          <w:highlight w:val="yellow"/>
          <w:lang w:val="en-CA"/>
        </w:rPr>
        <w:t xml:space="preserve">Another big challenge was to remove </w:t>
      </w:r>
      <w:r w:rsidR="00C22EDA">
        <w:rPr>
          <w:rFonts w:ascii="Times New Roman" w:hAnsi="Times New Roman" w:cs="Times New Roman"/>
          <w:highlight w:val="yellow"/>
          <w:lang w:val="en-CA"/>
        </w:rPr>
        <w:t xml:space="preserve">and </w:t>
      </w:r>
      <w:r w:rsidR="00DB444C">
        <w:rPr>
          <w:rFonts w:ascii="Times New Roman" w:hAnsi="Times New Roman" w:cs="Times New Roman"/>
          <w:highlight w:val="yellow"/>
          <w:lang w:val="en-CA"/>
        </w:rPr>
        <w:t xml:space="preserve">also the </w:t>
      </w:r>
      <w:r w:rsidR="007F0296" w:rsidRPr="007F0296">
        <w:rPr>
          <w:rFonts w:ascii="Times New Roman" w:hAnsi="Times New Roman" w:cs="Times New Roman"/>
          <w:highlight w:val="yellow"/>
          <w:lang w:val="en-CA"/>
        </w:rPr>
        <w:t>efficient</w:t>
      </w:r>
      <w:r w:rsidR="00C22EDA">
        <w:rPr>
          <w:rFonts w:ascii="Times New Roman" w:hAnsi="Times New Roman" w:cs="Times New Roman"/>
          <w:highlight w:val="yellow"/>
          <w:lang w:val="en-CA"/>
        </w:rPr>
        <w:t xml:space="preserve"> analog removal of</w:t>
      </w:r>
      <w:r w:rsidR="007F0296" w:rsidRPr="007F0296">
        <w:rPr>
          <w:rFonts w:ascii="Times New Roman" w:hAnsi="Times New Roman" w:cs="Times New Roman"/>
          <w:highlight w:val="yellow"/>
          <w:lang w:val="en-CA"/>
        </w:rPr>
        <w:t xml:space="preserve"> 60 Hz interference</w:t>
      </w:r>
      <w:r w:rsidR="00DB444C">
        <w:rPr>
          <w:rFonts w:ascii="Times New Roman" w:hAnsi="Times New Roman" w:cs="Times New Roman"/>
          <w:highlight w:val="yellow"/>
          <w:lang w:val="en-CA"/>
        </w:rPr>
        <w:t>,</w:t>
      </w:r>
      <w:r w:rsidR="00C22EDA">
        <w:rPr>
          <w:rFonts w:ascii="Times New Roman" w:hAnsi="Times New Roman" w:cs="Times New Roman"/>
          <w:highlight w:val="yellow"/>
          <w:lang w:val="en-CA"/>
        </w:rPr>
        <w:t xml:space="preserve"> which </w:t>
      </w:r>
      <w:r w:rsidR="00DB444C">
        <w:rPr>
          <w:rFonts w:ascii="Times New Roman" w:hAnsi="Times New Roman" w:cs="Times New Roman"/>
          <w:highlight w:val="yellow"/>
          <w:lang w:val="en-CA"/>
        </w:rPr>
        <w:t xml:space="preserve">will </w:t>
      </w:r>
      <w:r w:rsidR="00C22EDA">
        <w:rPr>
          <w:rFonts w:ascii="Times New Roman" w:hAnsi="Times New Roman" w:cs="Times New Roman"/>
          <w:highlight w:val="yellow"/>
          <w:lang w:val="en-CA"/>
        </w:rPr>
        <w:t>benefit from future improvements</w:t>
      </w:r>
      <w:r w:rsidR="00DB444C">
        <w:rPr>
          <w:rFonts w:ascii="Times New Roman" w:hAnsi="Times New Roman" w:cs="Times New Roman"/>
          <w:highlight w:val="yellow"/>
          <w:lang w:val="en-CA"/>
        </w:rPr>
        <w:t xml:space="preserve"> to our design</w:t>
      </w:r>
      <w:r w:rsidR="007F0296" w:rsidRPr="007F0296">
        <w:rPr>
          <w:rFonts w:ascii="Times New Roman" w:hAnsi="Times New Roman" w:cs="Times New Roman"/>
          <w:highlight w:val="yellow"/>
          <w:lang w:val="en-CA"/>
        </w:rPr>
        <w:t xml:space="preserve">. </w:t>
      </w:r>
    </w:p>
    <w:p w:rsidR="00A258BA" w:rsidRPr="002717D8" w:rsidRDefault="007C2229" w:rsidP="002717D8">
      <w:pPr>
        <w:spacing w:line="240" w:lineRule="auto"/>
        <w:contextualSpacing/>
        <w:jc w:val="both"/>
        <w:rPr>
          <w:rFonts w:ascii="Times New Roman" w:hAnsi="Times New Roman" w:cs="Times New Roman"/>
          <w:lang w:val="en-CA"/>
        </w:rPr>
      </w:pPr>
      <w:r w:rsidRPr="007C2229">
        <w:rPr>
          <w:rFonts w:ascii="Times New Roman" w:hAnsi="Times New Roman" w:cs="Times New Roman"/>
          <w:b/>
          <w:lang w:val="en-CA"/>
        </w:rPr>
        <w:t xml:space="preserve">Charles: </w:t>
      </w:r>
      <w:r w:rsidRPr="007C2229">
        <w:rPr>
          <w:rFonts w:ascii="Times New Roman" w:hAnsi="Times New Roman" w:cs="Times New Roman"/>
          <w:lang w:val="en-CA"/>
        </w:rPr>
        <w:t xml:space="preserve">«This project </w:t>
      </w:r>
      <w:r>
        <w:rPr>
          <w:rFonts w:ascii="Times New Roman" w:hAnsi="Times New Roman" w:cs="Times New Roman"/>
          <w:lang w:val="en-CA"/>
        </w:rPr>
        <w:t>was</w:t>
      </w:r>
      <w:r w:rsidRPr="007C2229">
        <w:rPr>
          <w:rFonts w:ascii="Times New Roman" w:hAnsi="Times New Roman" w:cs="Times New Roman"/>
          <w:lang w:val="en-CA"/>
        </w:rPr>
        <w:t xml:space="preserve"> complex, but simple at the time. The concept is sim</w:t>
      </w:r>
      <w:r>
        <w:rPr>
          <w:rFonts w:ascii="Times New Roman" w:hAnsi="Times New Roman" w:cs="Times New Roman"/>
          <w:lang w:val="en-CA"/>
        </w:rPr>
        <w:t>ple, but its</w:t>
      </w:r>
      <w:r w:rsidRPr="007C2229">
        <w:rPr>
          <w:rFonts w:ascii="Times New Roman" w:hAnsi="Times New Roman" w:cs="Times New Roman"/>
          <w:lang w:val="en-CA"/>
        </w:rPr>
        <w:t xml:space="preserve"> realisatio</w:t>
      </w:r>
      <w:r>
        <w:rPr>
          <w:rFonts w:ascii="Times New Roman" w:hAnsi="Times New Roman" w:cs="Times New Roman"/>
          <w:lang w:val="en-CA"/>
        </w:rPr>
        <w:t>n requires</w:t>
      </w:r>
      <w:r w:rsidRPr="007C2229">
        <w:rPr>
          <w:rFonts w:ascii="Times New Roman" w:hAnsi="Times New Roman" w:cs="Times New Roman"/>
          <w:lang w:val="en-CA"/>
        </w:rPr>
        <w:t xml:space="preserve"> a </w:t>
      </w:r>
      <w:r>
        <w:rPr>
          <w:rFonts w:ascii="Times New Roman" w:hAnsi="Times New Roman" w:cs="Times New Roman"/>
          <w:lang w:val="en-CA"/>
        </w:rPr>
        <w:t xml:space="preserve">complete understanding of the EEG acquisition theory and concrete electronic and informatics application. </w:t>
      </w:r>
      <w:r w:rsidR="0054075E" w:rsidRPr="0054075E">
        <w:rPr>
          <w:rFonts w:ascii="Times New Roman" w:hAnsi="Times New Roman" w:cs="Times New Roman"/>
          <w:lang w:val="en-CA"/>
        </w:rPr>
        <w:t>In line with</w:t>
      </w:r>
      <w:r w:rsidR="0054075E">
        <w:rPr>
          <w:rFonts w:ascii="Times New Roman" w:hAnsi="Times New Roman" w:cs="Times New Roman"/>
          <w:lang w:val="en-CA"/>
        </w:rPr>
        <w:t xml:space="preserve"> other</w:t>
      </w:r>
      <w:r w:rsidR="0054075E" w:rsidRPr="0054075E">
        <w:rPr>
          <w:rFonts w:ascii="Times New Roman" w:hAnsi="Times New Roman" w:cs="Times New Roman"/>
          <w:lang w:val="en-CA"/>
        </w:rPr>
        <w:t xml:space="preserve"> open source initiative</w:t>
      </w:r>
      <w:r w:rsidR="0054075E">
        <w:rPr>
          <w:rFonts w:ascii="Times New Roman" w:hAnsi="Times New Roman" w:cs="Times New Roman"/>
          <w:lang w:val="en-CA"/>
        </w:rPr>
        <w:t>s</w:t>
      </w:r>
      <w:r w:rsidR="0054075E" w:rsidRPr="0054075E">
        <w:rPr>
          <w:rFonts w:ascii="Times New Roman" w:hAnsi="Times New Roman" w:cs="Times New Roman"/>
          <w:lang w:val="en-CA"/>
        </w:rPr>
        <w:t xml:space="preserve"> </w:t>
      </w:r>
      <w:r w:rsidR="0054075E">
        <w:rPr>
          <w:rFonts w:ascii="Times New Roman" w:hAnsi="Times New Roman" w:cs="Times New Roman"/>
          <w:lang w:val="en-CA"/>
        </w:rPr>
        <w:t xml:space="preserve">which foster a thriving </w:t>
      </w:r>
      <w:proofErr w:type="spellStart"/>
      <w:r w:rsidR="00837029" w:rsidRPr="00837029">
        <w:rPr>
          <w:rFonts w:ascii="Times New Roman" w:hAnsi="Times New Roman" w:cs="Times New Roman"/>
          <w:lang w:val="en-CA"/>
        </w:rPr>
        <w:t>Neurotechnology</w:t>
      </w:r>
      <w:proofErr w:type="spellEnd"/>
      <w:r w:rsidR="004262ED">
        <w:rPr>
          <w:rFonts w:ascii="Times New Roman" w:hAnsi="Times New Roman" w:cs="Times New Roman"/>
          <w:lang w:val="en-CA"/>
        </w:rPr>
        <w:t xml:space="preserve"> </w:t>
      </w:r>
      <w:r w:rsidRPr="00837029">
        <w:rPr>
          <w:rFonts w:ascii="Times New Roman" w:hAnsi="Times New Roman" w:cs="Times New Roman"/>
          <w:lang w:val="en-CA"/>
        </w:rPr>
        <w:t xml:space="preserve">community, we are </w:t>
      </w:r>
      <w:r w:rsidR="0054075E" w:rsidRPr="00837029">
        <w:rPr>
          <w:rFonts w:ascii="Times New Roman" w:hAnsi="Times New Roman" w:cs="Times New Roman"/>
          <w:lang w:val="en-CA"/>
        </w:rPr>
        <w:t xml:space="preserve">excited </w:t>
      </w:r>
      <w:r w:rsidRPr="00837029">
        <w:rPr>
          <w:rFonts w:ascii="Times New Roman" w:hAnsi="Times New Roman" w:cs="Times New Roman"/>
          <w:lang w:val="en-CA"/>
        </w:rPr>
        <w:t>to</w:t>
      </w:r>
      <w:r w:rsidR="0054075E" w:rsidRPr="00837029">
        <w:rPr>
          <w:rFonts w:ascii="Times New Roman" w:hAnsi="Times New Roman" w:cs="Times New Roman"/>
          <w:lang w:val="en-CA"/>
        </w:rPr>
        <w:t xml:space="preserve"> have made available</w:t>
      </w:r>
      <w:r w:rsidR="0054075E" w:rsidRPr="00837029" w:rsidDel="0054075E">
        <w:rPr>
          <w:rFonts w:ascii="Times New Roman" w:hAnsi="Times New Roman" w:cs="Times New Roman"/>
          <w:lang w:val="en-CA"/>
        </w:rPr>
        <w:t xml:space="preserve"> </w:t>
      </w:r>
      <w:r w:rsidR="00160A75" w:rsidRPr="00837029">
        <w:rPr>
          <w:rFonts w:ascii="Times New Roman" w:hAnsi="Times New Roman" w:cs="Times New Roman"/>
          <w:lang w:val="en-CA"/>
        </w:rPr>
        <w:t xml:space="preserve">on our </w:t>
      </w:r>
      <w:proofErr w:type="spellStart"/>
      <w:r w:rsidR="00160A75" w:rsidRPr="00837029">
        <w:rPr>
          <w:rFonts w:ascii="Times New Roman" w:hAnsi="Times New Roman" w:cs="Times New Roman"/>
          <w:lang w:val="en-CA"/>
        </w:rPr>
        <w:t>GitHub</w:t>
      </w:r>
      <w:proofErr w:type="spellEnd"/>
      <w:r w:rsidR="00160A75" w:rsidRPr="00837029">
        <w:rPr>
          <w:rFonts w:ascii="Times New Roman" w:hAnsi="Times New Roman" w:cs="Times New Roman"/>
          <w:lang w:val="en-CA"/>
        </w:rPr>
        <w:t xml:space="preserve"> repository, </w:t>
      </w:r>
      <w:r w:rsidR="0054075E" w:rsidRPr="00837029">
        <w:rPr>
          <w:rFonts w:ascii="Times New Roman" w:hAnsi="Times New Roman" w:cs="Times New Roman"/>
          <w:lang w:val="en-CA"/>
        </w:rPr>
        <w:t xml:space="preserve">all </w:t>
      </w:r>
      <w:r w:rsidRPr="00837029">
        <w:rPr>
          <w:rFonts w:ascii="Times New Roman" w:hAnsi="Times New Roman" w:cs="Times New Roman"/>
          <w:lang w:val="en-CA"/>
        </w:rPr>
        <w:t>resources</w:t>
      </w:r>
      <w:r w:rsidR="0054075E" w:rsidRPr="00837029">
        <w:rPr>
          <w:rFonts w:ascii="Times New Roman" w:hAnsi="Times New Roman" w:cs="Times New Roman"/>
          <w:lang w:val="en-CA"/>
        </w:rPr>
        <w:t xml:space="preserve"> which would allow anyone</w:t>
      </w:r>
      <w:r w:rsidR="00160A75" w:rsidRPr="00837029">
        <w:rPr>
          <w:rFonts w:ascii="Times New Roman" w:hAnsi="Times New Roman" w:cs="Times New Roman"/>
          <w:lang w:val="en-CA"/>
        </w:rPr>
        <w:t xml:space="preserve"> else</w:t>
      </w:r>
      <w:r w:rsidR="0054075E" w:rsidRPr="00837029">
        <w:rPr>
          <w:rFonts w:ascii="Times New Roman" w:hAnsi="Times New Roman" w:cs="Times New Roman"/>
          <w:lang w:val="en-CA"/>
        </w:rPr>
        <w:t xml:space="preserve"> to recreate our project </w:t>
      </w:r>
      <w:r w:rsidR="00277323" w:rsidRPr="00837029">
        <w:rPr>
          <w:rFonts w:ascii="Times New Roman" w:hAnsi="Times New Roman" w:cs="Times New Roman"/>
          <w:lang w:val="en-CA"/>
        </w:rPr>
        <w:t xml:space="preserve">(see the link at the bottom of the screen). </w:t>
      </w:r>
      <w:r w:rsidRPr="004262ED">
        <w:rPr>
          <w:rFonts w:ascii="Times New Roman" w:hAnsi="Times New Roman" w:cs="Times New Roman"/>
          <w:lang w:val="en-CA"/>
        </w:rPr>
        <w:t>»</w:t>
      </w:r>
    </w:p>
    <w:p w:rsidR="002717D8" w:rsidRDefault="002717D8" w:rsidP="002717D8">
      <w:pPr>
        <w:pStyle w:val="PrformatHTML"/>
        <w:shd w:val="clear" w:color="auto" w:fill="FFFFFF"/>
        <w:rPr>
          <w:rFonts w:ascii="Times New Roman" w:hAnsi="Times New Roman" w:cs="Times New Roman"/>
          <w:lang w:val="en-CA"/>
        </w:rPr>
      </w:pPr>
      <w:r w:rsidRPr="002717D8">
        <w:rPr>
          <w:rFonts w:ascii="Times New Roman" w:hAnsi="Times New Roman" w:cs="Times New Roman"/>
          <w:b/>
          <w:sz w:val="22"/>
          <w:szCs w:val="22"/>
          <w:lang w:val="en-US"/>
        </w:rPr>
        <w:t>Charles:</w:t>
      </w:r>
      <w:r>
        <w:rPr>
          <w:rFonts w:ascii="Times New Roman" w:hAnsi="Times New Roman" w:cs="Times New Roman"/>
          <w:lang w:val="en-US"/>
        </w:rPr>
        <w:t xml:space="preserve"> </w:t>
      </w:r>
      <w:r w:rsidRPr="002717D8">
        <w:rPr>
          <w:rFonts w:ascii="Times New Roman" w:eastAsiaTheme="minorHAnsi" w:hAnsi="Times New Roman" w:cs="Times New Roman"/>
          <w:sz w:val="22"/>
          <w:szCs w:val="22"/>
          <w:lang w:val="en-CA" w:eastAsia="en-US"/>
        </w:rPr>
        <w:t xml:space="preserve">« </w:t>
      </w:r>
      <w:r w:rsidR="00AD4598">
        <w:rPr>
          <w:rFonts w:ascii="Times New Roman" w:eastAsiaTheme="minorHAnsi" w:hAnsi="Times New Roman" w:cs="Times New Roman"/>
          <w:sz w:val="22"/>
          <w:szCs w:val="22"/>
          <w:lang w:val="en-CA" w:eastAsia="en-US"/>
        </w:rPr>
        <w:t xml:space="preserve">To advance science is a great privilege to any engineer.  </w:t>
      </w:r>
      <w:r w:rsidRPr="002717D8">
        <w:rPr>
          <w:rFonts w:ascii="Times New Roman" w:eastAsiaTheme="minorHAnsi" w:hAnsi="Times New Roman" w:cs="Times New Roman"/>
          <w:sz w:val="22"/>
          <w:szCs w:val="22"/>
          <w:lang w:val="en-CA" w:eastAsia="en-US"/>
        </w:rPr>
        <w:t xml:space="preserve">At PolyCortex, we </w:t>
      </w:r>
      <w:r w:rsidR="00AD4598">
        <w:rPr>
          <w:rFonts w:ascii="Times New Roman" w:eastAsiaTheme="minorHAnsi" w:hAnsi="Times New Roman" w:cs="Times New Roman"/>
          <w:sz w:val="22"/>
          <w:szCs w:val="22"/>
          <w:lang w:val="en-CA" w:eastAsia="en-US"/>
        </w:rPr>
        <w:t>show you that there is more than one way of using your brain to do so</w:t>
      </w:r>
      <w:r w:rsidRPr="002717D8">
        <w:rPr>
          <w:rFonts w:ascii="Times New Roman" w:eastAsiaTheme="minorHAnsi" w:hAnsi="Times New Roman" w:cs="Times New Roman"/>
          <w:sz w:val="22"/>
          <w:szCs w:val="22"/>
          <w:lang w:val="en-CA" w:eastAsia="en-US"/>
        </w:rPr>
        <w:t>.</w:t>
      </w:r>
      <w:r>
        <w:rPr>
          <w:rFonts w:ascii="Times New Roman" w:eastAsiaTheme="minorHAnsi" w:hAnsi="Times New Roman" w:cs="Times New Roman"/>
          <w:sz w:val="22"/>
          <w:szCs w:val="22"/>
          <w:lang w:val="en-CA" w:eastAsia="en-US"/>
        </w:rPr>
        <w:t xml:space="preserve"> </w:t>
      </w:r>
      <w:r w:rsidR="007412EC">
        <w:rPr>
          <w:rFonts w:ascii="Times New Roman" w:eastAsiaTheme="minorHAnsi" w:hAnsi="Times New Roman" w:cs="Times New Roman"/>
          <w:sz w:val="22"/>
          <w:szCs w:val="22"/>
          <w:lang w:val="en-CA" w:eastAsia="en-US"/>
        </w:rPr>
        <w:t>Thank you and stay tune</w:t>
      </w:r>
      <w:r w:rsidR="0054075E">
        <w:rPr>
          <w:rFonts w:ascii="Times New Roman" w:eastAsiaTheme="minorHAnsi" w:hAnsi="Times New Roman" w:cs="Times New Roman"/>
          <w:sz w:val="22"/>
          <w:szCs w:val="22"/>
          <w:lang w:val="en-CA" w:eastAsia="en-US"/>
        </w:rPr>
        <w:t>d for improvements to</w:t>
      </w:r>
      <w:r w:rsidR="007412EC">
        <w:rPr>
          <w:rFonts w:ascii="Times New Roman" w:eastAsiaTheme="minorHAnsi" w:hAnsi="Times New Roman" w:cs="Times New Roman"/>
          <w:sz w:val="22"/>
          <w:szCs w:val="22"/>
          <w:lang w:val="en-CA" w:eastAsia="en-US"/>
        </w:rPr>
        <w:t xml:space="preserve"> our project</w:t>
      </w:r>
      <w:r w:rsidR="00160A75">
        <w:rPr>
          <w:rFonts w:ascii="Times New Roman" w:eastAsiaTheme="minorHAnsi" w:hAnsi="Times New Roman" w:cs="Times New Roman"/>
          <w:sz w:val="22"/>
          <w:szCs w:val="22"/>
          <w:lang w:val="en-CA" w:eastAsia="en-US"/>
        </w:rPr>
        <w:t xml:space="preserve"> and other endeavours</w:t>
      </w:r>
      <w:r w:rsidR="007412EC">
        <w:rPr>
          <w:rFonts w:ascii="Times New Roman" w:eastAsiaTheme="minorHAnsi" w:hAnsi="Times New Roman" w:cs="Times New Roman"/>
          <w:sz w:val="22"/>
          <w:szCs w:val="22"/>
          <w:lang w:val="en-CA" w:eastAsia="en-US"/>
        </w:rPr>
        <w:t xml:space="preserve"> in</w:t>
      </w:r>
      <w:r w:rsidR="0054075E">
        <w:rPr>
          <w:rFonts w:ascii="Times New Roman" w:eastAsiaTheme="minorHAnsi" w:hAnsi="Times New Roman" w:cs="Times New Roman"/>
          <w:sz w:val="22"/>
          <w:szCs w:val="22"/>
          <w:lang w:val="en-CA" w:eastAsia="en-US"/>
        </w:rPr>
        <w:t xml:space="preserve"> the</w:t>
      </w:r>
      <w:r w:rsidR="007412EC">
        <w:rPr>
          <w:rFonts w:ascii="Times New Roman" w:eastAsiaTheme="minorHAnsi" w:hAnsi="Times New Roman" w:cs="Times New Roman"/>
          <w:sz w:val="22"/>
          <w:szCs w:val="22"/>
          <w:lang w:val="en-CA" w:eastAsia="en-US"/>
        </w:rPr>
        <w:t xml:space="preserve"> near future!</w:t>
      </w:r>
      <w:r>
        <w:rPr>
          <w:rFonts w:ascii="Times New Roman" w:eastAsiaTheme="minorHAnsi" w:hAnsi="Times New Roman" w:cs="Times New Roman"/>
          <w:sz w:val="22"/>
          <w:szCs w:val="22"/>
          <w:lang w:val="en-CA" w:eastAsia="en-US"/>
        </w:rPr>
        <w:t xml:space="preserve"> </w:t>
      </w:r>
      <w:r w:rsidRPr="002717D8">
        <w:rPr>
          <w:rFonts w:ascii="Times New Roman" w:hAnsi="Times New Roman" w:cs="Times New Roman"/>
          <w:lang w:val="en-CA"/>
        </w:rPr>
        <w:t>»</w:t>
      </w:r>
    </w:p>
    <w:p w:rsidR="002717D8" w:rsidRPr="002717D8" w:rsidRDefault="002717D8" w:rsidP="002717D8">
      <w:pPr>
        <w:pStyle w:val="PrformatHTML"/>
        <w:shd w:val="clear" w:color="auto" w:fill="FFFFFF"/>
        <w:rPr>
          <w:rFonts w:ascii="Times New Roman" w:eastAsiaTheme="minorHAnsi" w:hAnsi="Times New Roman" w:cs="Times New Roman"/>
          <w:sz w:val="22"/>
          <w:szCs w:val="22"/>
          <w:lang w:val="en-CA" w:eastAsia="en-US"/>
        </w:rPr>
      </w:pPr>
    </w:p>
    <w:p w:rsidR="005B5A14" w:rsidRPr="005B5A14" w:rsidRDefault="005B5A14" w:rsidP="00B75C59">
      <w:pPr>
        <w:jc w:val="both"/>
        <w:rPr>
          <w:i/>
        </w:rPr>
      </w:pPr>
      <w:r w:rsidRPr="005B5A14">
        <w:rPr>
          <w:rFonts w:ascii="Times New Roman" w:hAnsi="Times New Roman" w:cs="Times New Roman"/>
          <w:i/>
        </w:rPr>
        <w:t>Remerciements des commanditaires en image pour conclure la vidéo, de notre cinéaste et autre.</w:t>
      </w:r>
    </w:p>
    <w:sectPr w:rsidR="005B5A14" w:rsidRPr="005B5A1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D858A4"/>
    <w:multiLevelType w:val="hybridMultilevel"/>
    <w:tmpl w:val="8654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AA448F"/>
    <w:multiLevelType w:val="hybridMultilevel"/>
    <w:tmpl w:val="DDEC57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50900E0"/>
    <w:multiLevelType w:val="hybridMultilevel"/>
    <w:tmpl w:val="70D8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3C21B3"/>
    <w:multiLevelType w:val="hybridMultilevel"/>
    <w:tmpl w:val="FF143F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rles Belanger Nzakimuena">
    <w15:presenceInfo w15:providerId="Windows Live" w15:userId="9689a697024cd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586"/>
    <w:rsid w:val="00031285"/>
    <w:rsid w:val="000465F3"/>
    <w:rsid w:val="000479DE"/>
    <w:rsid w:val="000643DA"/>
    <w:rsid w:val="00071227"/>
    <w:rsid w:val="000A36A9"/>
    <w:rsid w:val="000B2E96"/>
    <w:rsid w:val="000C0A24"/>
    <w:rsid w:val="001008A6"/>
    <w:rsid w:val="00111EB4"/>
    <w:rsid w:val="00117FBB"/>
    <w:rsid w:val="001220B1"/>
    <w:rsid w:val="001467C2"/>
    <w:rsid w:val="00160A75"/>
    <w:rsid w:val="00167A4D"/>
    <w:rsid w:val="001847D7"/>
    <w:rsid w:val="00185076"/>
    <w:rsid w:val="00194B2D"/>
    <w:rsid w:val="001A663B"/>
    <w:rsid w:val="001B597F"/>
    <w:rsid w:val="001D26A1"/>
    <w:rsid w:val="00203875"/>
    <w:rsid w:val="00205520"/>
    <w:rsid w:val="0021399A"/>
    <w:rsid w:val="00220C0B"/>
    <w:rsid w:val="00224A31"/>
    <w:rsid w:val="0025050F"/>
    <w:rsid w:val="0026147C"/>
    <w:rsid w:val="00270F42"/>
    <w:rsid w:val="002717D8"/>
    <w:rsid w:val="00277323"/>
    <w:rsid w:val="00296C34"/>
    <w:rsid w:val="002A12C2"/>
    <w:rsid w:val="002A3C96"/>
    <w:rsid w:val="002A7082"/>
    <w:rsid w:val="002D288E"/>
    <w:rsid w:val="002E203E"/>
    <w:rsid w:val="002F095A"/>
    <w:rsid w:val="00307240"/>
    <w:rsid w:val="00321772"/>
    <w:rsid w:val="00327D97"/>
    <w:rsid w:val="0033052C"/>
    <w:rsid w:val="0036718B"/>
    <w:rsid w:val="00370613"/>
    <w:rsid w:val="00373292"/>
    <w:rsid w:val="003734BF"/>
    <w:rsid w:val="00376FCE"/>
    <w:rsid w:val="003857B7"/>
    <w:rsid w:val="003A60FF"/>
    <w:rsid w:val="003C29E1"/>
    <w:rsid w:val="003E4019"/>
    <w:rsid w:val="003E7264"/>
    <w:rsid w:val="004076FC"/>
    <w:rsid w:val="00410FBF"/>
    <w:rsid w:val="00414FC7"/>
    <w:rsid w:val="00417AE6"/>
    <w:rsid w:val="004262ED"/>
    <w:rsid w:val="0042766D"/>
    <w:rsid w:val="00435FC6"/>
    <w:rsid w:val="004418C3"/>
    <w:rsid w:val="004449D0"/>
    <w:rsid w:val="004512C0"/>
    <w:rsid w:val="004573FB"/>
    <w:rsid w:val="00467C80"/>
    <w:rsid w:val="00473802"/>
    <w:rsid w:val="0049306E"/>
    <w:rsid w:val="0049761E"/>
    <w:rsid w:val="004A4A3F"/>
    <w:rsid w:val="004D05E6"/>
    <w:rsid w:val="004D75A6"/>
    <w:rsid w:val="00501103"/>
    <w:rsid w:val="00511CCC"/>
    <w:rsid w:val="0052282A"/>
    <w:rsid w:val="00531141"/>
    <w:rsid w:val="0054075E"/>
    <w:rsid w:val="0056797D"/>
    <w:rsid w:val="005747DC"/>
    <w:rsid w:val="00577FDF"/>
    <w:rsid w:val="00595741"/>
    <w:rsid w:val="005B5A14"/>
    <w:rsid w:val="005D242F"/>
    <w:rsid w:val="005D7594"/>
    <w:rsid w:val="005E2103"/>
    <w:rsid w:val="005E33A5"/>
    <w:rsid w:val="00604131"/>
    <w:rsid w:val="00621A7F"/>
    <w:rsid w:val="00631192"/>
    <w:rsid w:val="00666FC7"/>
    <w:rsid w:val="0067312A"/>
    <w:rsid w:val="006833D2"/>
    <w:rsid w:val="00687002"/>
    <w:rsid w:val="006A0154"/>
    <w:rsid w:val="006B0880"/>
    <w:rsid w:val="006C4608"/>
    <w:rsid w:val="006C5F8C"/>
    <w:rsid w:val="006F05A5"/>
    <w:rsid w:val="00710E88"/>
    <w:rsid w:val="00713F43"/>
    <w:rsid w:val="007159E0"/>
    <w:rsid w:val="00720615"/>
    <w:rsid w:val="0072472A"/>
    <w:rsid w:val="007412EC"/>
    <w:rsid w:val="007816B3"/>
    <w:rsid w:val="00793346"/>
    <w:rsid w:val="00793946"/>
    <w:rsid w:val="007A1877"/>
    <w:rsid w:val="007A2885"/>
    <w:rsid w:val="007B06C0"/>
    <w:rsid w:val="007B0FAB"/>
    <w:rsid w:val="007C2229"/>
    <w:rsid w:val="007D0A47"/>
    <w:rsid w:val="007E3E40"/>
    <w:rsid w:val="007F0296"/>
    <w:rsid w:val="00800B6B"/>
    <w:rsid w:val="00810C56"/>
    <w:rsid w:val="00823081"/>
    <w:rsid w:val="00834586"/>
    <w:rsid w:val="00837029"/>
    <w:rsid w:val="00841D60"/>
    <w:rsid w:val="008420E6"/>
    <w:rsid w:val="0084558E"/>
    <w:rsid w:val="0085153D"/>
    <w:rsid w:val="00851E57"/>
    <w:rsid w:val="008951A0"/>
    <w:rsid w:val="008A3468"/>
    <w:rsid w:val="008D6302"/>
    <w:rsid w:val="008D6FA3"/>
    <w:rsid w:val="008E5B8E"/>
    <w:rsid w:val="008F6E35"/>
    <w:rsid w:val="00910DD3"/>
    <w:rsid w:val="009339BC"/>
    <w:rsid w:val="00937DFB"/>
    <w:rsid w:val="00940B8A"/>
    <w:rsid w:val="00964694"/>
    <w:rsid w:val="00967DA8"/>
    <w:rsid w:val="009A3019"/>
    <w:rsid w:val="009B4CDC"/>
    <w:rsid w:val="009C2895"/>
    <w:rsid w:val="009F43F4"/>
    <w:rsid w:val="00A236BF"/>
    <w:rsid w:val="00A258BA"/>
    <w:rsid w:val="00A25B1A"/>
    <w:rsid w:val="00A43253"/>
    <w:rsid w:val="00A57D18"/>
    <w:rsid w:val="00A87E89"/>
    <w:rsid w:val="00A93F1B"/>
    <w:rsid w:val="00A9574F"/>
    <w:rsid w:val="00AA1679"/>
    <w:rsid w:val="00AD4598"/>
    <w:rsid w:val="00AE78CC"/>
    <w:rsid w:val="00AF6BA5"/>
    <w:rsid w:val="00B2229F"/>
    <w:rsid w:val="00B256F2"/>
    <w:rsid w:val="00B34CA5"/>
    <w:rsid w:val="00B5029C"/>
    <w:rsid w:val="00B5062A"/>
    <w:rsid w:val="00B52ADF"/>
    <w:rsid w:val="00B73BE9"/>
    <w:rsid w:val="00B75C59"/>
    <w:rsid w:val="00B96620"/>
    <w:rsid w:val="00BA52E6"/>
    <w:rsid w:val="00BD03B4"/>
    <w:rsid w:val="00C002B2"/>
    <w:rsid w:val="00C05A6A"/>
    <w:rsid w:val="00C1598B"/>
    <w:rsid w:val="00C15A4D"/>
    <w:rsid w:val="00C22EDA"/>
    <w:rsid w:val="00C24AFF"/>
    <w:rsid w:val="00C31D04"/>
    <w:rsid w:val="00C45B90"/>
    <w:rsid w:val="00C73E6C"/>
    <w:rsid w:val="00C9201C"/>
    <w:rsid w:val="00CA0142"/>
    <w:rsid w:val="00CB61F4"/>
    <w:rsid w:val="00CC1B9F"/>
    <w:rsid w:val="00CC551B"/>
    <w:rsid w:val="00CD1DBC"/>
    <w:rsid w:val="00CD5E26"/>
    <w:rsid w:val="00CF400E"/>
    <w:rsid w:val="00D11CD4"/>
    <w:rsid w:val="00D4684E"/>
    <w:rsid w:val="00D809F0"/>
    <w:rsid w:val="00D90468"/>
    <w:rsid w:val="00D96132"/>
    <w:rsid w:val="00DB444C"/>
    <w:rsid w:val="00DE6259"/>
    <w:rsid w:val="00E01D8E"/>
    <w:rsid w:val="00E054C1"/>
    <w:rsid w:val="00E060CA"/>
    <w:rsid w:val="00E505A2"/>
    <w:rsid w:val="00E51E3A"/>
    <w:rsid w:val="00E54DC9"/>
    <w:rsid w:val="00E6472E"/>
    <w:rsid w:val="00E8482D"/>
    <w:rsid w:val="00E85397"/>
    <w:rsid w:val="00E96877"/>
    <w:rsid w:val="00EA497D"/>
    <w:rsid w:val="00EA79BF"/>
    <w:rsid w:val="00EC4389"/>
    <w:rsid w:val="00EC5061"/>
    <w:rsid w:val="00ED6163"/>
    <w:rsid w:val="00EE341A"/>
    <w:rsid w:val="00EE3E3B"/>
    <w:rsid w:val="00EF0DD0"/>
    <w:rsid w:val="00F10716"/>
    <w:rsid w:val="00F36E7E"/>
    <w:rsid w:val="00F63171"/>
    <w:rsid w:val="00FB05B3"/>
    <w:rsid w:val="00FC6DFA"/>
    <w:rsid w:val="00FE4347"/>
    <w:rsid w:val="00FE4778"/>
    <w:rsid w:val="00FF794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5A6"/>
    <w:pPr>
      <w:ind w:left="720"/>
      <w:contextualSpacing/>
    </w:pPr>
  </w:style>
  <w:style w:type="character" w:styleId="Marquedecommentaire">
    <w:name w:val="annotation reference"/>
    <w:basedOn w:val="Policepardfaut"/>
    <w:uiPriority w:val="99"/>
    <w:semiHidden/>
    <w:unhideWhenUsed/>
    <w:rsid w:val="00D4684E"/>
    <w:rPr>
      <w:sz w:val="16"/>
      <w:szCs w:val="16"/>
    </w:rPr>
  </w:style>
  <w:style w:type="paragraph" w:styleId="Commentaire">
    <w:name w:val="annotation text"/>
    <w:basedOn w:val="Normal"/>
    <w:link w:val="CommentaireCar"/>
    <w:uiPriority w:val="99"/>
    <w:semiHidden/>
    <w:unhideWhenUsed/>
    <w:rsid w:val="00D4684E"/>
    <w:pPr>
      <w:spacing w:line="240" w:lineRule="auto"/>
    </w:pPr>
    <w:rPr>
      <w:sz w:val="20"/>
      <w:szCs w:val="20"/>
    </w:rPr>
  </w:style>
  <w:style w:type="character" w:customStyle="1" w:styleId="CommentaireCar">
    <w:name w:val="Commentaire Car"/>
    <w:basedOn w:val="Policepardfaut"/>
    <w:link w:val="Commentaire"/>
    <w:uiPriority w:val="99"/>
    <w:semiHidden/>
    <w:rsid w:val="00D4684E"/>
    <w:rPr>
      <w:sz w:val="20"/>
      <w:szCs w:val="20"/>
    </w:rPr>
  </w:style>
  <w:style w:type="paragraph" w:styleId="Objetducommentaire">
    <w:name w:val="annotation subject"/>
    <w:basedOn w:val="Commentaire"/>
    <w:next w:val="Commentaire"/>
    <w:link w:val="ObjetducommentaireCar"/>
    <w:uiPriority w:val="99"/>
    <w:semiHidden/>
    <w:unhideWhenUsed/>
    <w:rsid w:val="00D4684E"/>
    <w:rPr>
      <w:b/>
      <w:bCs/>
    </w:rPr>
  </w:style>
  <w:style w:type="character" w:customStyle="1" w:styleId="ObjetducommentaireCar">
    <w:name w:val="Objet du commentaire Car"/>
    <w:basedOn w:val="CommentaireCar"/>
    <w:link w:val="Objetducommentaire"/>
    <w:uiPriority w:val="99"/>
    <w:semiHidden/>
    <w:rsid w:val="00D4684E"/>
    <w:rPr>
      <w:b/>
      <w:bCs/>
      <w:sz w:val="20"/>
      <w:szCs w:val="20"/>
    </w:rPr>
  </w:style>
  <w:style w:type="paragraph" w:styleId="Textedebulles">
    <w:name w:val="Balloon Text"/>
    <w:basedOn w:val="Normal"/>
    <w:link w:val="TextedebullesCar"/>
    <w:uiPriority w:val="99"/>
    <w:semiHidden/>
    <w:unhideWhenUsed/>
    <w:rsid w:val="00D4684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4684E"/>
    <w:rPr>
      <w:rFonts w:ascii="Segoe UI" w:hAnsi="Segoe UI" w:cs="Segoe UI"/>
      <w:sz w:val="18"/>
      <w:szCs w:val="18"/>
    </w:rPr>
  </w:style>
  <w:style w:type="paragraph" w:styleId="PrformatHTML">
    <w:name w:val="HTML Preformatted"/>
    <w:basedOn w:val="Normal"/>
    <w:link w:val="PrformatHTMLCar"/>
    <w:uiPriority w:val="99"/>
    <w:unhideWhenUsed/>
    <w:rsid w:val="00D96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rsid w:val="00D96132"/>
    <w:rPr>
      <w:rFonts w:ascii="Courier New" w:eastAsia="Times New Roman" w:hAnsi="Courier New" w:cs="Courier New"/>
      <w:sz w:val="20"/>
      <w:szCs w:val="20"/>
      <w:lang w:eastAsia="fr-CA"/>
    </w:rPr>
  </w:style>
  <w:style w:type="character" w:styleId="Accentuation">
    <w:name w:val="Emphasis"/>
    <w:basedOn w:val="Policepardfaut"/>
    <w:uiPriority w:val="20"/>
    <w:qFormat/>
    <w:rsid w:val="004A4A3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75A6"/>
    <w:pPr>
      <w:ind w:left="720"/>
      <w:contextualSpacing/>
    </w:pPr>
  </w:style>
  <w:style w:type="character" w:styleId="Marquedecommentaire">
    <w:name w:val="annotation reference"/>
    <w:basedOn w:val="Policepardfaut"/>
    <w:uiPriority w:val="99"/>
    <w:semiHidden/>
    <w:unhideWhenUsed/>
    <w:rsid w:val="00D4684E"/>
    <w:rPr>
      <w:sz w:val="16"/>
      <w:szCs w:val="16"/>
    </w:rPr>
  </w:style>
  <w:style w:type="paragraph" w:styleId="Commentaire">
    <w:name w:val="annotation text"/>
    <w:basedOn w:val="Normal"/>
    <w:link w:val="CommentaireCar"/>
    <w:uiPriority w:val="99"/>
    <w:semiHidden/>
    <w:unhideWhenUsed/>
    <w:rsid w:val="00D4684E"/>
    <w:pPr>
      <w:spacing w:line="240" w:lineRule="auto"/>
    </w:pPr>
    <w:rPr>
      <w:sz w:val="20"/>
      <w:szCs w:val="20"/>
    </w:rPr>
  </w:style>
  <w:style w:type="character" w:customStyle="1" w:styleId="CommentaireCar">
    <w:name w:val="Commentaire Car"/>
    <w:basedOn w:val="Policepardfaut"/>
    <w:link w:val="Commentaire"/>
    <w:uiPriority w:val="99"/>
    <w:semiHidden/>
    <w:rsid w:val="00D4684E"/>
    <w:rPr>
      <w:sz w:val="20"/>
      <w:szCs w:val="20"/>
    </w:rPr>
  </w:style>
  <w:style w:type="paragraph" w:styleId="Objetducommentaire">
    <w:name w:val="annotation subject"/>
    <w:basedOn w:val="Commentaire"/>
    <w:next w:val="Commentaire"/>
    <w:link w:val="ObjetducommentaireCar"/>
    <w:uiPriority w:val="99"/>
    <w:semiHidden/>
    <w:unhideWhenUsed/>
    <w:rsid w:val="00D4684E"/>
    <w:rPr>
      <w:b/>
      <w:bCs/>
    </w:rPr>
  </w:style>
  <w:style w:type="character" w:customStyle="1" w:styleId="ObjetducommentaireCar">
    <w:name w:val="Objet du commentaire Car"/>
    <w:basedOn w:val="CommentaireCar"/>
    <w:link w:val="Objetducommentaire"/>
    <w:uiPriority w:val="99"/>
    <w:semiHidden/>
    <w:rsid w:val="00D4684E"/>
    <w:rPr>
      <w:b/>
      <w:bCs/>
      <w:sz w:val="20"/>
      <w:szCs w:val="20"/>
    </w:rPr>
  </w:style>
  <w:style w:type="paragraph" w:styleId="Textedebulles">
    <w:name w:val="Balloon Text"/>
    <w:basedOn w:val="Normal"/>
    <w:link w:val="TextedebullesCar"/>
    <w:uiPriority w:val="99"/>
    <w:semiHidden/>
    <w:unhideWhenUsed/>
    <w:rsid w:val="00D4684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4684E"/>
    <w:rPr>
      <w:rFonts w:ascii="Segoe UI" w:hAnsi="Segoe UI" w:cs="Segoe UI"/>
      <w:sz w:val="18"/>
      <w:szCs w:val="18"/>
    </w:rPr>
  </w:style>
  <w:style w:type="paragraph" w:styleId="PrformatHTML">
    <w:name w:val="HTML Preformatted"/>
    <w:basedOn w:val="Normal"/>
    <w:link w:val="PrformatHTMLCar"/>
    <w:uiPriority w:val="99"/>
    <w:unhideWhenUsed/>
    <w:rsid w:val="00D96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rsid w:val="00D96132"/>
    <w:rPr>
      <w:rFonts w:ascii="Courier New" w:eastAsia="Times New Roman" w:hAnsi="Courier New" w:cs="Courier New"/>
      <w:sz w:val="20"/>
      <w:szCs w:val="20"/>
      <w:lang w:eastAsia="fr-CA"/>
    </w:rPr>
  </w:style>
  <w:style w:type="character" w:styleId="Accentuation">
    <w:name w:val="Emphasis"/>
    <w:basedOn w:val="Policepardfaut"/>
    <w:uiPriority w:val="20"/>
    <w:qFormat/>
    <w:rsid w:val="004A4A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45956">
      <w:bodyDiv w:val="1"/>
      <w:marLeft w:val="0"/>
      <w:marRight w:val="0"/>
      <w:marTop w:val="0"/>
      <w:marBottom w:val="0"/>
      <w:divBdr>
        <w:top w:val="none" w:sz="0" w:space="0" w:color="auto"/>
        <w:left w:val="none" w:sz="0" w:space="0" w:color="auto"/>
        <w:bottom w:val="none" w:sz="0" w:space="0" w:color="auto"/>
        <w:right w:val="none" w:sz="0" w:space="0" w:color="auto"/>
      </w:divBdr>
    </w:div>
    <w:div w:id="1255943665">
      <w:bodyDiv w:val="1"/>
      <w:marLeft w:val="0"/>
      <w:marRight w:val="0"/>
      <w:marTop w:val="0"/>
      <w:marBottom w:val="0"/>
      <w:divBdr>
        <w:top w:val="none" w:sz="0" w:space="0" w:color="auto"/>
        <w:left w:val="none" w:sz="0" w:space="0" w:color="auto"/>
        <w:bottom w:val="none" w:sz="0" w:space="0" w:color="auto"/>
        <w:right w:val="none" w:sz="0" w:space="0" w:color="auto"/>
      </w:divBdr>
    </w:div>
    <w:div w:id="1728070269">
      <w:bodyDiv w:val="1"/>
      <w:marLeft w:val="0"/>
      <w:marRight w:val="0"/>
      <w:marTop w:val="0"/>
      <w:marBottom w:val="0"/>
      <w:divBdr>
        <w:top w:val="none" w:sz="0" w:space="0" w:color="auto"/>
        <w:left w:val="none" w:sz="0" w:space="0" w:color="auto"/>
        <w:bottom w:val="none" w:sz="0" w:space="0" w:color="auto"/>
        <w:right w:val="none" w:sz="0" w:space="0" w:color="auto"/>
      </w:divBdr>
    </w:div>
    <w:div w:id="1994485499">
      <w:bodyDiv w:val="1"/>
      <w:marLeft w:val="0"/>
      <w:marRight w:val="0"/>
      <w:marTop w:val="0"/>
      <w:marBottom w:val="0"/>
      <w:divBdr>
        <w:top w:val="none" w:sz="0" w:space="0" w:color="auto"/>
        <w:left w:val="none" w:sz="0" w:space="0" w:color="auto"/>
        <w:bottom w:val="none" w:sz="0" w:space="0" w:color="auto"/>
        <w:right w:val="none" w:sz="0" w:space="0" w:color="auto"/>
      </w:divBdr>
      <w:divsChild>
        <w:div w:id="1522040302">
          <w:marLeft w:val="0"/>
          <w:marRight w:val="0"/>
          <w:marTop w:val="0"/>
          <w:marBottom w:val="0"/>
          <w:divBdr>
            <w:top w:val="none" w:sz="0" w:space="0" w:color="auto"/>
            <w:left w:val="none" w:sz="0" w:space="0" w:color="auto"/>
            <w:bottom w:val="none" w:sz="0" w:space="0" w:color="auto"/>
            <w:right w:val="none" w:sz="0" w:space="0" w:color="auto"/>
          </w:divBdr>
        </w:div>
        <w:div w:id="1119907562">
          <w:marLeft w:val="0"/>
          <w:marRight w:val="0"/>
          <w:marTop w:val="0"/>
          <w:marBottom w:val="0"/>
          <w:divBdr>
            <w:top w:val="none" w:sz="0" w:space="0" w:color="auto"/>
            <w:left w:val="none" w:sz="0" w:space="0" w:color="auto"/>
            <w:bottom w:val="none" w:sz="0" w:space="0" w:color="auto"/>
            <w:right w:val="none" w:sz="0" w:space="0" w:color="auto"/>
          </w:divBdr>
        </w:div>
        <w:div w:id="540365936">
          <w:marLeft w:val="0"/>
          <w:marRight w:val="0"/>
          <w:marTop w:val="0"/>
          <w:marBottom w:val="0"/>
          <w:divBdr>
            <w:top w:val="none" w:sz="0" w:space="0" w:color="auto"/>
            <w:left w:val="none" w:sz="0" w:space="0" w:color="auto"/>
            <w:bottom w:val="none" w:sz="0" w:space="0" w:color="auto"/>
            <w:right w:val="none" w:sz="0" w:space="0" w:color="auto"/>
          </w:divBdr>
        </w:div>
        <w:div w:id="1775518742">
          <w:marLeft w:val="0"/>
          <w:marRight w:val="0"/>
          <w:marTop w:val="0"/>
          <w:marBottom w:val="0"/>
          <w:divBdr>
            <w:top w:val="none" w:sz="0" w:space="0" w:color="auto"/>
            <w:left w:val="none" w:sz="0" w:space="0" w:color="auto"/>
            <w:bottom w:val="none" w:sz="0" w:space="0" w:color="auto"/>
            <w:right w:val="none" w:sz="0" w:space="0" w:color="auto"/>
          </w:divBdr>
        </w:div>
        <w:div w:id="450517593">
          <w:marLeft w:val="0"/>
          <w:marRight w:val="0"/>
          <w:marTop w:val="0"/>
          <w:marBottom w:val="0"/>
          <w:divBdr>
            <w:top w:val="none" w:sz="0" w:space="0" w:color="auto"/>
            <w:left w:val="none" w:sz="0" w:space="0" w:color="auto"/>
            <w:bottom w:val="none" w:sz="0" w:space="0" w:color="auto"/>
            <w:right w:val="none" w:sz="0" w:space="0" w:color="auto"/>
          </w:divBdr>
        </w:div>
        <w:div w:id="611210810">
          <w:marLeft w:val="0"/>
          <w:marRight w:val="0"/>
          <w:marTop w:val="0"/>
          <w:marBottom w:val="0"/>
          <w:divBdr>
            <w:top w:val="none" w:sz="0" w:space="0" w:color="auto"/>
            <w:left w:val="none" w:sz="0" w:space="0" w:color="auto"/>
            <w:bottom w:val="none" w:sz="0" w:space="0" w:color="auto"/>
            <w:right w:val="none" w:sz="0" w:space="0" w:color="auto"/>
          </w:divBdr>
        </w:div>
        <w:div w:id="315767670">
          <w:marLeft w:val="0"/>
          <w:marRight w:val="0"/>
          <w:marTop w:val="0"/>
          <w:marBottom w:val="0"/>
          <w:divBdr>
            <w:top w:val="none" w:sz="0" w:space="0" w:color="auto"/>
            <w:left w:val="none" w:sz="0" w:space="0" w:color="auto"/>
            <w:bottom w:val="none" w:sz="0" w:space="0" w:color="auto"/>
            <w:right w:val="none" w:sz="0" w:space="0" w:color="auto"/>
          </w:divBdr>
        </w:div>
        <w:div w:id="1174416024">
          <w:marLeft w:val="0"/>
          <w:marRight w:val="0"/>
          <w:marTop w:val="0"/>
          <w:marBottom w:val="0"/>
          <w:divBdr>
            <w:top w:val="none" w:sz="0" w:space="0" w:color="auto"/>
            <w:left w:val="none" w:sz="0" w:space="0" w:color="auto"/>
            <w:bottom w:val="none" w:sz="0" w:space="0" w:color="auto"/>
            <w:right w:val="none" w:sz="0" w:space="0" w:color="auto"/>
          </w:divBdr>
        </w:div>
        <w:div w:id="203368673">
          <w:marLeft w:val="0"/>
          <w:marRight w:val="0"/>
          <w:marTop w:val="0"/>
          <w:marBottom w:val="0"/>
          <w:divBdr>
            <w:top w:val="none" w:sz="0" w:space="0" w:color="auto"/>
            <w:left w:val="none" w:sz="0" w:space="0" w:color="auto"/>
            <w:bottom w:val="none" w:sz="0" w:space="0" w:color="auto"/>
            <w:right w:val="none" w:sz="0" w:space="0" w:color="auto"/>
          </w:divBdr>
        </w:div>
        <w:div w:id="1217819502">
          <w:marLeft w:val="0"/>
          <w:marRight w:val="0"/>
          <w:marTop w:val="0"/>
          <w:marBottom w:val="0"/>
          <w:divBdr>
            <w:top w:val="none" w:sz="0" w:space="0" w:color="auto"/>
            <w:left w:val="none" w:sz="0" w:space="0" w:color="auto"/>
            <w:bottom w:val="none" w:sz="0" w:space="0" w:color="auto"/>
            <w:right w:val="none" w:sz="0" w:space="0" w:color="auto"/>
          </w:divBdr>
        </w:div>
        <w:div w:id="1867862132">
          <w:marLeft w:val="0"/>
          <w:marRight w:val="0"/>
          <w:marTop w:val="0"/>
          <w:marBottom w:val="0"/>
          <w:divBdr>
            <w:top w:val="none" w:sz="0" w:space="0" w:color="auto"/>
            <w:left w:val="none" w:sz="0" w:space="0" w:color="auto"/>
            <w:bottom w:val="none" w:sz="0" w:space="0" w:color="auto"/>
            <w:right w:val="none" w:sz="0" w:space="0" w:color="auto"/>
          </w:divBdr>
        </w:div>
        <w:div w:id="51731891">
          <w:marLeft w:val="0"/>
          <w:marRight w:val="0"/>
          <w:marTop w:val="0"/>
          <w:marBottom w:val="0"/>
          <w:divBdr>
            <w:top w:val="none" w:sz="0" w:space="0" w:color="auto"/>
            <w:left w:val="none" w:sz="0" w:space="0" w:color="auto"/>
            <w:bottom w:val="none" w:sz="0" w:space="0" w:color="auto"/>
            <w:right w:val="none" w:sz="0" w:space="0" w:color="auto"/>
          </w:divBdr>
        </w:div>
        <w:div w:id="1386023036">
          <w:marLeft w:val="0"/>
          <w:marRight w:val="0"/>
          <w:marTop w:val="0"/>
          <w:marBottom w:val="0"/>
          <w:divBdr>
            <w:top w:val="none" w:sz="0" w:space="0" w:color="auto"/>
            <w:left w:val="none" w:sz="0" w:space="0" w:color="auto"/>
            <w:bottom w:val="none" w:sz="0" w:space="0" w:color="auto"/>
            <w:right w:val="none" w:sz="0" w:space="0" w:color="auto"/>
          </w:divBdr>
        </w:div>
      </w:divsChild>
    </w:div>
    <w:div w:id="203583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CE777-D380-4580-B01C-F210631EA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2403</Words>
  <Characters>13217</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dc:creator>
  <cp:keywords/>
  <dc:description/>
  <cp:lastModifiedBy>Pierre</cp:lastModifiedBy>
  <cp:revision>2</cp:revision>
  <dcterms:created xsi:type="dcterms:W3CDTF">2018-03-06T04:22:00Z</dcterms:created>
  <dcterms:modified xsi:type="dcterms:W3CDTF">2018-03-06T04:22:00Z</dcterms:modified>
</cp:coreProperties>
</file>